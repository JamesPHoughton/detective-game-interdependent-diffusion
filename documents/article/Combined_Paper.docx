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E1EAE" w14:textId="2B7929C0" w:rsidR="00B74142" w:rsidRPr="00481945" w:rsidRDefault="00A23CD5" w:rsidP="000A0749">
      <w:pPr>
        <w:rPr>
          <w:rFonts w:ascii="Helvetica" w:hAnsi="Helvetica"/>
          <w:sz w:val="24"/>
          <w:szCs w:val="24"/>
        </w:rPr>
      </w:pPr>
      <w:r w:rsidRPr="00481945">
        <w:rPr>
          <w:rFonts w:ascii="Helvetica" w:hAnsi="Helvetica"/>
          <w:b/>
          <w:sz w:val="24"/>
          <w:szCs w:val="24"/>
        </w:rPr>
        <w:t>Title:</w:t>
      </w:r>
      <w:r w:rsidR="00D73714" w:rsidRPr="00481945">
        <w:rPr>
          <w:rFonts w:ascii="Helvetica" w:hAnsi="Helvetica"/>
          <w:sz w:val="24"/>
          <w:szCs w:val="24"/>
        </w:rPr>
        <w:t xml:space="preserve"> </w:t>
      </w:r>
      <w:r w:rsidR="00B74142" w:rsidRPr="00481945">
        <w:rPr>
          <w:rFonts w:ascii="Helvetica" w:hAnsi="Helvetica"/>
          <w:sz w:val="24"/>
          <w:szCs w:val="24"/>
        </w:rPr>
        <w:br/>
      </w:r>
      <w:r w:rsidR="000265B2" w:rsidRPr="00481945">
        <w:rPr>
          <w:rFonts w:ascii="Helvetica" w:hAnsi="Helvetica"/>
          <w:sz w:val="24"/>
          <w:szCs w:val="24"/>
        </w:rPr>
        <w:t xml:space="preserve">Interdependent Diffusion: </w:t>
      </w:r>
      <w:r w:rsidR="00FB4294">
        <w:rPr>
          <w:rFonts w:ascii="Helvetica" w:hAnsi="Helvetica"/>
          <w:sz w:val="24"/>
          <w:szCs w:val="24"/>
        </w:rPr>
        <w:t>The social contagion of interacting beliefs</w:t>
      </w:r>
    </w:p>
    <w:p w14:paraId="04F30C27" w14:textId="77777777" w:rsidR="001D4E79" w:rsidRPr="00481945" w:rsidRDefault="001D4E79" w:rsidP="000A0749">
      <w:pPr>
        <w:rPr>
          <w:rFonts w:ascii="Helvetica" w:hAnsi="Helvetica"/>
          <w:b/>
          <w:sz w:val="24"/>
          <w:szCs w:val="24"/>
        </w:rPr>
      </w:pPr>
    </w:p>
    <w:p w14:paraId="24D42617" w14:textId="1F7F4796" w:rsidR="00D73714" w:rsidRPr="00481945" w:rsidRDefault="00D73714" w:rsidP="00B74142">
      <w:pPr>
        <w:rPr>
          <w:rFonts w:ascii="Helvetica" w:hAnsi="Helvetica"/>
          <w:sz w:val="24"/>
          <w:szCs w:val="24"/>
        </w:rPr>
      </w:pPr>
      <w:r w:rsidRPr="00481945">
        <w:rPr>
          <w:rFonts w:ascii="Helvetica" w:hAnsi="Helvetica"/>
          <w:b/>
          <w:sz w:val="24"/>
          <w:szCs w:val="24"/>
        </w:rPr>
        <w:t>Author:</w:t>
      </w:r>
      <w:r w:rsidR="00A23CD5" w:rsidRPr="00481945">
        <w:rPr>
          <w:rFonts w:ascii="Helvetica" w:hAnsi="Helvetica"/>
          <w:sz w:val="24"/>
          <w:szCs w:val="24"/>
        </w:rPr>
        <w:t xml:space="preserve"> </w:t>
      </w:r>
      <w:r w:rsidR="004979FD" w:rsidRPr="00481945">
        <w:rPr>
          <w:rFonts w:ascii="Helvetica" w:hAnsi="Helvetica"/>
          <w:sz w:val="24"/>
          <w:szCs w:val="24"/>
        </w:rPr>
        <w:br/>
      </w:r>
      <w:r w:rsidR="00BD4750" w:rsidRPr="00481945">
        <w:rPr>
          <w:rFonts w:ascii="Helvetica" w:hAnsi="Helvetica"/>
          <w:sz w:val="24"/>
          <w:szCs w:val="24"/>
        </w:rPr>
        <w:t>James P. Houghton</w:t>
      </w:r>
    </w:p>
    <w:p w14:paraId="141ADE46" w14:textId="77777777" w:rsidR="00B74142" w:rsidRPr="00481945" w:rsidRDefault="00B74142" w:rsidP="000A0749">
      <w:pPr>
        <w:rPr>
          <w:rFonts w:ascii="Helvetica" w:hAnsi="Helvetica"/>
          <w:sz w:val="24"/>
          <w:szCs w:val="24"/>
        </w:rPr>
      </w:pPr>
    </w:p>
    <w:p w14:paraId="4EAB62E3" w14:textId="70E9F957" w:rsidR="00BD4750" w:rsidRPr="00481945" w:rsidRDefault="00D73714" w:rsidP="000A0749">
      <w:pPr>
        <w:rPr>
          <w:rFonts w:ascii="Helvetica" w:hAnsi="Helvetica"/>
          <w:b/>
          <w:sz w:val="24"/>
          <w:szCs w:val="24"/>
        </w:rPr>
      </w:pPr>
      <w:r w:rsidRPr="00481945">
        <w:rPr>
          <w:rFonts w:ascii="Helvetica" w:hAnsi="Helvetica"/>
          <w:b/>
          <w:sz w:val="24"/>
          <w:szCs w:val="24"/>
        </w:rPr>
        <w:t>Affiliation:</w:t>
      </w:r>
    </w:p>
    <w:p w14:paraId="38DBFC5A" w14:textId="5B0F731E" w:rsidR="004979FD" w:rsidRPr="00481945" w:rsidRDefault="00BD4750" w:rsidP="000A0749">
      <w:pPr>
        <w:rPr>
          <w:rFonts w:ascii="Helvetica" w:hAnsi="Helvetica"/>
          <w:sz w:val="24"/>
          <w:szCs w:val="24"/>
        </w:rPr>
      </w:pPr>
      <w:r w:rsidRPr="00481945">
        <w:rPr>
          <w:rFonts w:ascii="Helvetica" w:hAnsi="Helvetica"/>
          <w:sz w:val="24"/>
          <w:szCs w:val="24"/>
        </w:rPr>
        <w:t>Sloan School of Management</w:t>
      </w:r>
    </w:p>
    <w:p w14:paraId="17C6489D" w14:textId="337D058E" w:rsidR="004979FD" w:rsidRPr="00481945" w:rsidRDefault="00BD4750" w:rsidP="000A0749">
      <w:pPr>
        <w:rPr>
          <w:rFonts w:ascii="Helvetica" w:hAnsi="Helvetica"/>
          <w:sz w:val="24"/>
          <w:szCs w:val="24"/>
        </w:rPr>
      </w:pPr>
      <w:r w:rsidRPr="00481945">
        <w:rPr>
          <w:rFonts w:ascii="Helvetica" w:hAnsi="Helvetica"/>
          <w:sz w:val="24"/>
          <w:szCs w:val="24"/>
        </w:rPr>
        <w:t>Massachusetts Institute of Technology</w:t>
      </w:r>
    </w:p>
    <w:p w14:paraId="5E4AD607" w14:textId="1E98CCB6" w:rsidR="00876BBA" w:rsidRPr="00481945" w:rsidRDefault="00523D13" w:rsidP="000A0749">
      <w:pPr>
        <w:rPr>
          <w:rFonts w:ascii="Helvetica" w:hAnsi="Helvetica"/>
          <w:sz w:val="24"/>
          <w:szCs w:val="24"/>
        </w:rPr>
      </w:pPr>
      <w:r w:rsidRPr="00481945">
        <w:rPr>
          <w:rFonts w:ascii="Helvetica" w:hAnsi="Helvetica"/>
          <w:sz w:val="24"/>
          <w:szCs w:val="24"/>
        </w:rPr>
        <w:t>100 Main Street</w:t>
      </w:r>
    </w:p>
    <w:p w14:paraId="72E77C15" w14:textId="18164041" w:rsidR="004979FD" w:rsidRPr="00481945" w:rsidRDefault="00BD4750" w:rsidP="000A0749">
      <w:pPr>
        <w:rPr>
          <w:rFonts w:ascii="Helvetica" w:hAnsi="Helvetica"/>
          <w:sz w:val="24"/>
          <w:szCs w:val="24"/>
        </w:rPr>
      </w:pPr>
      <w:r w:rsidRPr="00481945">
        <w:rPr>
          <w:rFonts w:ascii="Helvetica" w:hAnsi="Helvetica"/>
          <w:sz w:val="24"/>
          <w:szCs w:val="24"/>
        </w:rPr>
        <w:t>Cambridge, MA</w:t>
      </w:r>
      <w:r w:rsidR="004979FD" w:rsidRPr="00481945">
        <w:rPr>
          <w:rFonts w:ascii="Helvetica" w:hAnsi="Helvetica"/>
          <w:sz w:val="24"/>
          <w:szCs w:val="24"/>
        </w:rPr>
        <w:t xml:space="preserve"> 02142 </w:t>
      </w:r>
    </w:p>
    <w:p w14:paraId="45F78168" w14:textId="77777777" w:rsidR="004979FD" w:rsidRPr="00481945" w:rsidRDefault="004979FD" w:rsidP="000A0749">
      <w:pPr>
        <w:rPr>
          <w:rFonts w:ascii="Helvetica" w:hAnsi="Helvetica"/>
          <w:b/>
          <w:sz w:val="24"/>
          <w:szCs w:val="24"/>
        </w:rPr>
      </w:pPr>
    </w:p>
    <w:p w14:paraId="6D13E5BF" w14:textId="78D91359" w:rsidR="004979FD" w:rsidRPr="00481945" w:rsidRDefault="003C1AA1" w:rsidP="000A0749">
      <w:pPr>
        <w:rPr>
          <w:rFonts w:ascii="Helvetica" w:hAnsi="Helvetica"/>
          <w:sz w:val="24"/>
          <w:szCs w:val="24"/>
        </w:rPr>
      </w:pPr>
      <w:r>
        <w:rPr>
          <w:rFonts w:ascii="Helvetica" w:hAnsi="Helvetica"/>
          <w:b/>
          <w:sz w:val="24"/>
          <w:szCs w:val="24"/>
        </w:rPr>
        <w:t>Please direct c</w:t>
      </w:r>
      <w:r w:rsidR="003B170B">
        <w:rPr>
          <w:rFonts w:ascii="Helvetica" w:hAnsi="Helvetica"/>
          <w:b/>
          <w:sz w:val="24"/>
          <w:szCs w:val="24"/>
        </w:rPr>
        <w:t>orrespondence to</w:t>
      </w:r>
      <w:r w:rsidR="004979FD" w:rsidRPr="00481945">
        <w:rPr>
          <w:rFonts w:ascii="Helvetica" w:hAnsi="Helvetica"/>
          <w:sz w:val="24"/>
          <w:szCs w:val="24"/>
        </w:rPr>
        <w:t>:</w:t>
      </w:r>
    </w:p>
    <w:p w14:paraId="20394941" w14:textId="77777777" w:rsidR="004979FD" w:rsidRPr="00481945" w:rsidRDefault="004979FD" w:rsidP="000A0749">
      <w:pPr>
        <w:rPr>
          <w:rFonts w:ascii="Helvetica" w:hAnsi="Helvetica"/>
          <w:sz w:val="24"/>
          <w:szCs w:val="24"/>
        </w:rPr>
      </w:pPr>
      <w:r w:rsidRPr="00481945">
        <w:rPr>
          <w:rFonts w:ascii="Helvetica" w:hAnsi="Helvetica"/>
          <w:sz w:val="24"/>
          <w:szCs w:val="24"/>
        </w:rPr>
        <w:t xml:space="preserve">James P. Houghton, </w:t>
      </w:r>
    </w:p>
    <w:p w14:paraId="52D252AC" w14:textId="5794DFA8" w:rsidR="004979FD" w:rsidRPr="00481945" w:rsidRDefault="004979FD" w:rsidP="00B74142">
      <w:pPr>
        <w:rPr>
          <w:rFonts w:ascii="Helvetica" w:hAnsi="Helvetica"/>
          <w:sz w:val="24"/>
          <w:szCs w:val="24"/>
        </w:rPr>
      </w:pPr>
      <w:r w:rsidRPr="00481945">
        <w:rPr>
          <w:rFonts w:ascii="Helvetica" w:hAnsi="Helvetica"/>
          <w:sz w:val="24"/>
          <w:szCs w:val="24"/>
        </w:rPr>
        <w:t>19 Kimball Street, Cambridge MA 02140</w:t>
      </w:r>
      <w:r w:rsidR="00B74142" w:rsidRPr="00481945">
        <w:rPr>
          <w:rFonts w:ascii="Helvetica" w:hAnsi="Helvetica"/>
          <w:sz w:val="24"/>
          <w:szCs w:val="24"/>
        </w:rPr>
        <w:t>, USA</w:t>
      </w:r>
    </w:p>
    <w:p w14:paraId="32C3315E" w14:textId="42EC7250" w:rsidR="00B74142" w:rsidRPr="00481945" w:rsidRDefault="00B74142" w:rsidP="000A0749">
      <w:pPr>
        <w:rPr>
          <w:rFonts w:ascii="Helvetica" w:hAnsi="Helvetica"/>
          <w:sz w:val="24"/>
          <w:szCs w:val="24"/>
        </w:rPr>
      </w:pPr>
      <w:r w:rsidRPr="00481945">
        <w:rPr>
          <w:rFonts w:ascii="Helvetica" w:hAnsi="Helvetica"/>
          <w:sz w:val="24"/>
          <w:szCs w:val="24"/>
        </w:rPr>
        <w:t>+1 281 728 6848</w:t>
      </w:r>
    </w:p>
    <w:p w14:paraId="32C51C74" w14:textId="4A1A09B3" w:rsidR="00D73714" w:rsidRPr="00481945" w:rsidRDefault="00BC12B2" w:rsidP="000A0749">
      <w:pPr>
        <w:rPr>
          <w:rFonts w:ascii="Helvetica" w:hAnsi="Helvetica"/>
          <w:sz w:val="24"/>
          <w:szCs w:val="24"/>
        </w:rPr>
      </w:pPr>
      <w:hyperlink r:id="rId8" w:history="1">
        <w:r w:rsidR="00BE05DB" w:rsidRPr="00481945">
          <w:rPr>
            <w:rStyle w:val="Hyperlink"/>
            <w:rFonts w:ascii="Helvetica" w:hAnsi="Helvetica"/>
            <w:sz w:val="24"/>
            <w:szCs w:val="24"/>
          </w:rPr>
          <w:t>houghton@mit.edu</w:t>
        </w:r>
      </w:hyperlink>
    </w:p>
    <w:p w14:paraId="477C42AC" w14:textId="716B01AD" w:rsidR="00BE05DB" w:rsidRDefault="00BC12B2" w:rsidP="000A0749">
      <w:pPr>
        <w:rPr>
          <w:rFonts w:ascii="Helvetica" w:hAnsi="Helvetica"/>
          <w:sz w:val="24"/>
          <w:szCs w:val="24"/>
        </w:rPr>
      </w:pPr>
      <w:hyperlink r:id="rId9" w:history="1">
        <w:r w:rsidR="001A30ED" w:rsidRPr="00AC5703">
          <w:rPr>
            <w:rStyle w:val="Hyperlink"/>
            <w:rFonts w:ascii="Helvetica" w:hAnsi="Helvetica"/>
            <w:sz w:val="24"/>
            <w:szCs w:val="24"/>
          </w:rPr>
          <w:t>https://orcid.org/0000-0002-6907-6973</w:t>
        </w:r>
      </w:hyperlink>
    </w:p>
    <w:p w14:paraId="1280D268" w14:textId="312C4568" w:rsidR="001A30ED" w:rsidRDefault="001A30ED" w:rsidP="000A0749">
      <w:pPr>
        <w:rPr>
          <w:rFonts w:ascii="Helvetica" w:hAnsi="Helvetica"/>
          <w:sz w:val="24"/>
          <w:szCs w:val="24"/>
        </w:rPr>
      </w:pPr>
    </w:p>
    <w:p w14:paraId="0A6F6E7E" w14:textId="66373514" w:rsidR="001A30ED" w:rsidRPr="00481945" w:rsidRDefault="001A30ED" w:rsidP="000A0749">
      <w:pPr>
        <w:rPr>
          <w:rFonts w:ascii="Helvetica" w:hAnsi="Helvetica"/>
          <w:sz w:val="24"/>
          <w:szCs w:val="24"/>
        </w:rPr>
      </w:pPr>
      <w:r>
        <w:rPr>
          <w:rFonts w:ascii="Helvetica" w:hAnsi="Helvetica"/>
          <w:sz w:val="24"/>
          <w:szCs w:val="24"/>
        </w:rPr>
        <w:t>The author declares no competing interests.</w:t>
      </w:r>
    </w:p>
    <w:p w14:paraId="7C97AFAC" w14:textId="77777777" w:rsidR="00B74142" w:rsidRPr="00481945" w:rsidRDefault="00B74142" w:rsidP="00B74142">
      <w:pPr>
        <w:rPr>
          <w:rFonts w:ascii="Helvetica" w:hAnsi="Helvetica"/>
          <w:b/>
          <w:sz w:val="24"/>
          <w:szCs w:val="24"/>
        </w:rPr>
      </w:pPr>
    </w:p>
    <w:p w14:paraId="345D342F" w14:textId="472F2C02" w:rsidR="00312DEE" w:rsidRPr="00481945" w:rsidRDefault="00B74142" w:rsidP="00B74142">
      <w:pPr>
        <w:rPr>
          <w:rFonts w:ascii="Helvetica" w:hAnsi="Helvetica"/>
          <w:sz w:val="24"/>
          <w:szCs w:val="24"/>
        </w:rPr>
      </w:pPr>
      <w:r w:rsidRPr="00481945">
        <w:rPr>
          <w:rFonts w:ascii="Helvetica" w:hAnsi="Helvetica"/>
          <w:b/>
          <w:sz w:val="24"/>
          <w:szCs w:val="24"/>
        </w:rPr>
        <w:t>Keywords:</w:t>
      </w:r>
      <w:r w:rsidRPr="00481945">
        <w:rPr>
          <w:rFonts w:ascii="Helvetica" w:hAnsi="Helvetica"/>
          <w:b/>
          <w:sz w:val="24"/>
          <w:szCs w:val="24"/>
        </w:rPr>
        <w:br/>
      </w:r>
      <w:r w:rsidR="00464F71" w:rsidRPr="00481945">
        <w:rPr>
          <w:rFonts w:ascii="Helvetica" w:hAnsi="Helvetica"/>
          <w:sz w:val="24"/>
          <w:szCs w:val="24"/>
        </w:rPr>
        <w:t xml:space="preserve">Social Contagion, Belief </w:t>
      </w:r>
      <w:r w:rsidR="00421E5F" w:rsidRPr="00481945">
        <w:rPr>
          <w:rFonts w:ascii="Helvetica" w:hAnsi="Helvetica"/>
          <w:sz w:val="24"/>
          <w:szCs w:val="24"/>
        </w:rPr>
        <w:t>Systems</w:t>
      </w:r>
      <w:r w:rsidR="00464F71" w:rsidRPr="00481945">
        <w:rPr>
          <w:rFonts w:ascii="Helvetica" w:hAnsi="Helvetica"/>
          <w:sz w:val="24"/>
          <w:szCs w:val="24"/>
        </w:rPr>
        <w:t>,</w:t>
      </w:r>
      <w:r w:rsidR="00421E5F" w:rsidRPr="00481945">
        <w:rPr>
          <w:rFonts w:ascii="Helvetica" w:hAnsi="Helvetica"/>
          <w:sz w:val="24"/>
          <w:szCs w:val="24"/>
        </w:rPr>
        <w:t xml:space="preserve"> Social Learning,</w:t>
      </w:r>
      <w:r w:rsidR="00464F71" w:rsidRPr="00481945">
        <w:rPr>
          <w:rFonts w:ascii="Helvetica" w:hAnsi="Helvetica"/>
          <w:sz w:val="24"/>
          <w:szCs w:val="24"/>
        </w:rPr>
        <w:t xml:space="preserve"> </w:t>
      </w:r>
      <w:r w:rsidR="00421E5F" w:rsidRPr="00481945">
        <w:rPr>
          <w:rFonts w:ascii="Helvetica" w:hAnsi="Helvetica"/>
          <w:sz w:val="24"/>
          <w:szCs w:val="24"/>
        </w:rPr>
        <w:t xml:space="preserve">Social Networks, Collective Cognition, </w:t>
      </w:r>
      <w:r w:rsidR="00464F71" w:rsidRPr="00481945">
        <w:rPr>
          <w:rFonts w:ascii="Helvetica" w:hAnsi="Helvetica"/>
          <w:sz w:val="24"/>
          <w:szCs w:val="24"/>
        </w:rPr>
        <w:t>Polarization</w:t>
      </w:r>
      <w:r w:rsidR="00523D13" w:rsidRPr="00481945">
        <w:rPr>
          <w:rFonts w:ascii="Helvetica" w:hAnsi="Helvetica"/>
          <w:sz w:val="24"/>
          <w:szCs w:val="24"/>
        </w:rPr>
        <w:t>, Interdependent Diffusion</w:t>
      </w:r>
    </w:p>
    <w:p w14:paraId="17DF8F93" w14:textId="091F6A54" w:rsidR="009B7152" w:rsidRPr="00481945" w:rsidRDefault="009B7152" w:rsidP="00B74142">
      <w:pPr>
        <w:rPr>
          <w:rFonts w:ascii="Helvetica" w:eastAsia="Times New Roman" w:hAnsi="Helvetica"/>
          <w:b/>
          <w:sz w:val="24"/>
          <w:szCs w:val="24"/>
        </w:rPr>
      </w:pPr>
      <w:r w:rsidRPr="00481945">
        <w:rPr>
          <w:rFonts w:ascii="Helvetica" w:hAnsi="Helvetica"/>
          <w:b/>
          <w:sz w:val="24"/>
          <w:szCs w:val="24"/>
        </w:rPr>
        <w:br w:type="page"/>
      </w:r>
    </w:p>
    <w:p w14:paraId="204F943D" w14:textId="624376CD" w:rsidR="00F01F2B" w:rsidRPr="00481945" w:rsidRDefault="00072E95" w:rsidP="00437052">
      <w:pPr>
        <w:pStyle w:val="AbstractSummary"/>
        <w:spacing w:line="276" w:lineRule="auto"/>
        <w:rPr>
          <w:rFonts w:ascii="Helvetica" w:hAnsi="Helvetica"/>
        </w:rPr>
      </w:pPr>
      <w:r w:rsidRPr="00481945">
        <w:rPr>
          <w:rFonts w:ascii="Helvetica" w:hAnsi="Helvetica"/>
          <w:b/>
        </w:rPr>
        <w:lastRenderedPageBreak/>
        <w:t>Abstract</w:t>
      </w:r>
      <w:r w:rsidR="00D73714" w:rsidRPr="00481945">
        <w:rPr>
          <w:rFonts w:ascii="Helvetica" w:hAnsi="Helvetica"/>
          <w:b/>
        </w:rPr>
        <w:t>:</w:t>
      </w:r>
      <w:r w:rsidR="00D73714" w:rsidRPr="00481945">
        <w:rPr>
          <w:rFonts w:ascii="Helvetica" w:hAnsi="Helvetica"/>
        </w:rPr>
        <w:t xml:space="preserve"> </w:t>
      </w:r>
    </w:p>
    <w:p w14:paraId="601D2F83" w14:textId="3D759FD6" w:rsidR="000859DF" w:rsidRPr="00481945" w:rsidRDefault="00072E95" w:rsidP="00EC062D">
      <w:pPr>
        <w:pStyle w:val="AbstractSummary"/>
        <w:spacing w:line="480" w:lineRule="auto"/>
        <w:ind w:firstLine="720"/>
        <w:rPr>
          <w:rFonts w:ascii="Helvetica" w:hAnsi="Helvetica"/>
        </w:rPr>
      </w:pPr>
      <w:r w:rsidRPr="00481945">
        <w:rPr>
          <w:rFonts w:ascii="Helvetica" w:hAnsi="Helvetica"/>
        </w:rPr>
        <w:t xml:space="preserve">It is </w:t>
      </w:r>
      <w:r w:rsidR="006B123B">
        <w:rPr>
          <w:rFonts w:ascii="Helvetica" w:hAnsi="Helvetica"/>
        </w:rPr>
        <w:t>well known</w:t>
      </w:r>
      <w:r w:rsidRPr="00481945">
        <w:rPr>
          <w:rFonts w:ascii="Helvetica" w:hAnsi="Helvetica"/>
        </w:rPr>
        <w:t xml:space="preserve"> that </w:t>
      </w:r>
      <w:r w:rsidR="00630CA8">
        <w:rPr>
          <w:rFonts w:ascii="Helvetica" w:hAnsi="Helvetica"/>
        </w:rPr>
        <w:t>human</w:t>
      </w:r>
      <w:r w:rsidR="00D63638">
        <w:rPr>
          <w:rFonts w:ascii="Helvetica" w:hAnsi="Helvetica"/>
        </w:rPr>
        <w:t xml:space="preserve">s </w:t>
      </w:r>
      <w:r w:rsidRPr="00481945">
        <w:rPr>
          <w:rFonts w:ascii="Helvetica" w:hAnsi="Helvetica"/>
        </w:rPr>
        <w:t>prefer</w:t>
      </w:r>
      <w:r w:rsidR="00C01F77">
        <w:rPr>
          <w:rFonts w:ascii="Helvetica" w:hAnsi="Helvetica"/>
        </w:rPr>
        <w:t xml:space="preserve"> to</w:t>
      </w:r>
      <w:r w:rsidRPr="00481945">
        <w:rPr>
          <w:rFonts w:ascii="Helvetica" w:hAnsi="Helvetica"/>
        </w:rPr>
        <w:t xml:space="preserve"> adopt beliefs</w:t>
      </w:r>
      <w:r w:rsidR="003E7251">
        <w:rPr>
          <w:rFonts w:ascii="Helvetica" w:hAnsi="Helvetica"/>
        </w:rPr>
        <w:t xml:space="preserve"> </w:t>
      </w:r>
      <w:commentRangeStart w:id="0"/>
      <w:r w:rsidR="003E7251">
        <w:rPr>
          <w:rFonts w:ascii="Helvetica" w:hAnsi="Helvetica"/>
        </w:rPr>
        <w:t>or ideas</w:t>
      </w:r>
      <w:r w:rsidRPr="00481945">
        <w:rPr>
          <w:rFonts w:ascii="Helvetica" w:hAnsi="Helvetica"/>
        </w:rPr>
        <w:t xml:space="preserve"> </w:t>
      </w:r>
      <w:commentRangeEnd w:id="0"/>
      <w:r w:rsidR="00EC062D">
        <w:rPr>
          <w:rStyle w:val="CommentReference"/>
        </w:rPr>
        <w:commentReference w:id="0"/>
      </w:r>
      <w:r w:rsidR="00EC062D">
        <w:rPr>
          <w:rFonts w:ascii="Helvetica" w:hAnsi="Helvetica"/>
        </w:rPr>
        <w:t xml:space="preserve">that are </w:t>
      </w:r>
      <w:r w:rsidRPr="00481945">
        <w:rPr>
          <w:rFonts w:ascii="Helvetica" w:hAnsi="Helvetica"/>
        </w:rPr>
        <w:t xml:space="preserve">consistent with </w:t>
      </w:r>
      <w:r w:rsidR="00BF3898">
        <w:rPr>
          <w:rFonts w:ascii="Helvetica" w:hAnsi="Helvetica"/>
        </w:rPr>
        <w:t>those they already hold</w:t>
      </w:r>
      <w:r w:rsidRPr="00481945">
        <w:rPr>
          <w:rFonts w:ascii="Helvetica" w:hAnsi="Helvetica"/>
        </w:rPr>
        <w:t xml:space="preserve">. </w:t>
      </w:r>
      <w:r w:rsidR="00764FB0">
        <w:rPr>
          <w:rFonts w:ascii="Helvetica" w:hAnsi="Helvetica"/>
        </w:rPr>
        <w:t>However</w:t>
      </w:r>
      <w:r w:rsidR="00694D0B">
        <w:rPr>
          <w:rFonts w:ascii="Helvetica" w:hAnsi="Helvetica"/>
        </w:rPr>
        <w:t xml:space="preserve">, </w:t>
      </w:r>
      <w:r w:rsidR="006E552B">
        <w:rPr>
          <w:rFonts w:ascii="Helvetica" w:hAnsi="Helvetica"/>
        </w:rPr>
        <w:t>studies of social contagion</w:t>
      </w:r>
      <w:r w:rsidR="0064499C">
        <w:rPr>
          <w:rFonts w:ascii="Helvetica" w:hAnsi="Helvetica"/>
        </w:rPr>
        <w:t xml:space="preserve"> generally </w:t>
      </w:r>
      <w:r w:rsidR="006A6D51">
        <w:rPr>
          <w:rFonts w:ascii="Helvetica" w:hAnsi="Helvetica"/>
        </w:rPr>
        <w:t xml:space="preserve">ignore interactions between beliefs and </w:t>
      </w:r>
      <w:r w:rsidR="0064499C">
        <w:rPr>
          <w:rFonts w:ascii="Helvetica" w:hAnsi="Helvetica"/>
        </w:rPr>
        <w:t>assume that</w:t>
      </w:r>
      <w:r w:rsidR="006E552B">
        <w:rPr>
          <w:rFonts w:ascii="Helvetica" w:hAnsi="Helvetica"/>
        </w:rPr>
        <w:t xml:space="preserve"> </w:t>
      </w:r>
      <w:r w:rsidR="006A6D51">
        <w:rPr>
          <w:rFonts w:ascii="Helvetica" w:hAnsi="Helvetica"/>
        </w:rPr>
        <w:t>beliefs</w:t>
      </w:r>
      <w:r w:rsidR="006A6D51">
        <w:rPr>
          <w:rFonts w:ascii="Helvetica" w:hAnsi="Helvetica"/>
        </w:rPr>
        <w:t xml:space="preserve"> </w:t>
      </w:r>
      <w:r w:rsidR="006E552B">
        <w:rPr>
          <w:rFonts w:ascii="Helvetica" w:hAnsi="Helvetica"/>
        </w:rPr>
        <w:t>spread independently of one another.</w:t>
      </w:r>
      <w:r w:rsidRPr="00481945">
        <w:rPr>
          <w:rFonts w:ascii="Helvetica" w:hAnsi="Helvetica"/>
        </w:rPr>
        <w:t xml:space="preserve"> </w:t>
      </w:r>
      <w:r w:rsidR="00EC062D">
        <w:rPr>
          <w:rFonts w:ascii="Helvetica" w:hAnsi="Helvetica"/>
        </w:rPr>
        <w:t xml:space="preserve">Is this a harmless simplification? Or does omitting interdependence between diffusants suppress important dynamics, and change the outcome of social contagion? </w:t>
      </w:r>
      <w:r w:rsidR="0064499C">
        <w:rPr>
          <w:rFonts w:ascii="Helvetica" w:hAnsi="Helvetica"/>
        </w:rPr>
        <w:t xml:space="preserve">Using </w:t>
      </w:r>
      <w:r w:rsidR="00C01F77">
        <w:rPr>
          <w:rFonts w:ascii="Helvetica" w:hAnsi="Helvetica"/>
        </w:rPr>
        <w:t>carefully matched simulations of independent and interdependent diffusion</w:t>
      </w:r>
      <w:r w:rsidR="00EC062D">
        <w:rPr>
          <w:rFonts w:ascii="Helvetica" w:hAnsi="Helvetica"/>
        </w:rPr>
        <w:t>,</w:t>
      </w:r>
      <w:r w:rsidR="00C01F77">
        <w:rPr>
          <w:rFonts w:ascii="Helvetica" w:hAnsi="Helvetica"/>
        </w:rPr>
        <w:t xml:space="preserve"> I identify two mechanisms unique to interdependent diffusion</w:t>
      </w:r>
      <w:r w:rsidR="0064499C">
        <w:rPr>
          <w:rFonts w:ascii="Helvetica" w:hAnsi="Helvetica"/>
        </w:rPr>
        <w:t xml:space="preserve"> </w:t>
      </w:r>
      <w:r w:rsidR="006A6D51">
        <w:rPr>
          <w:rFonts w:ascii="Helvetica" w:hAnsi="Helvetica"/>
        </w:rPr>
        <w:t>that</w:t>
      </w:r>
      <w:r w:rsidR="006A6D51">
        <w:rPr>
          <w:rFonts w:ascii="Helvetica" w:hAnsi="Helvetica"/>
        </w:rPr>
        <w:t xml:space="preserve"> </w:t>
      </w:r>
      <w:r w:rsidR="0064499C">
        <w:rPr>
          <w:rFonts w:ascii="Helvetica" w:hAnsi="Helvetica"/>
        </w:rPr>
        <w:t xml:space="preserve">allow worldviews to emerge without reference to </w:t>
      </w:r>
      <w:r w:rsidR="006D6F2F">
        <w:rPr>
          <w:rFonts w:ascii="Helvetica" w:hAnsi="Helvetica"/>
        </w:rPr>
        <w:t xml:space="preserve">any </w:t>
      </w:r>
      <w:r w:rsidR="0064499C">
        <w:rPr>
          <w:rFonts w:ascii="Helvetica" w:hAnsi="Helvetica"/>
        </w:rPr>
        <w:t xml:space="preserve">external truth, and allow polarization to develop in otherwise homogenous populations. </w:t>
      </w:r>
      <w:r w:rsidR="00EC062D">
        <w:rPr>
          <w:rFonts w:ascii="Helvetica" w:hAnsi="Helvetica"/>
        </w:rPr>
        <w:t>T</w:t>
      </w:r>
      <w:r w:rsidR="0064499C">
        <w:rPr>
          <w:rFonts w:ascii="Helvetica" w:hAnsi="Helvetica"/>
        </w:rPr>
        <w:t>hese predictions</w:t>
      </w:r>
      <w:r w:rsidR="00EC062D">
        <w:rPr>
          <w:rFonts w:ascii="Helvetica" w:hAnsi="Helvetica"/>
        </w:rPr>
        <w:t xml:space="preserve"> were confirmed</w:t>
      </w:r>
      <w:r w:rsidR="0064499C">
        <w:rPr>
          <w:rFonts w:ascii="Helvetica" w:hAnsi="Helvetica"/>
        </w:rPr>
        <w:t xml:space="preserve"> in a controlled laboratory experiment with 2400 participants in 120 artificial social networks. </w:t>
      </w:r>
      <w:r w:rsidR="00EC062D">
        <w:rPr>
          <w:rFonts w:ascii="Helvetica" w:hAnsi="Helvetica"/>
        </w:rPr>
        <w:t xml:space="preserve">I </w:t>
      </w:r>
      <w:r w:rsidR="0064499C">
        <w:rPr>
          <w:rFonts w:ascii="Helvetica" w:hAnsi="Helvetica"/>
        </w:rPr>
        <w:t xml:space="preserve">conclude that the assumption of independence between diffusants is not as universally appropriate as its ubiquity </w:t>
      </w:r>
      <w:r w:rsidR="00501835">
        <w:rPr>
          <w:rFonts w:ascii="Helvetica" w:hAnsi="Helvetica"/>
        </w:rPr>
        <w:t>would</w:t>
      </w:r>
      <w:r w:rsidR="0064499C">
        <w:rPr>
          <w:rFonts w:ascii="Helvetica" w:hAnsi="Helvetica"/>
        </w:rPr>
        <w:t xml:space="preserve"> suggest. Instead, interdependence between diffusants is likely to be both common and consequential. </w:t>
      </w:r>
    </w:p>
    <w:p w14:paraId="667BB9DE" w14:textId="77777777" w:rsidR="00496893" w:rsidRDefault="00496893" w:rsidP="00407ACB">
      <w:pPr>
        <w:pStyle w:val="Teaser"/>
        <w:spacing w:line="480" w:lineRule="auto"/>
        <w:rPr>
          <w:rFonts w:ascii="Helvetica" w:hAnsi="Helvetica"/>
          <w:b/>
        </w:rPr>
      </w:pPr>
    </w:p>
    <w:p w14:paraId="11902B26" w14:textId="77777777" w:rsidR="00496893" w:rsidRDefault="00496893" w:rsidP="00407ACB">
      <w:pPr>
        <w:pStyle w:val="Teaser"/>
        <w:spacing w:line="480" w:lineRule="auto"/>
        <w:rPr>
          <w:rFonts w:ascii="Helvetica" w:hAnsi="Helvetica"/>
          <w:b/>
        </w:rPr>
      </w:pPr>
    </w:p>
    <w:p w14:paraId="567BD080" w14:textId="77777777" w:rsidR="00496893" w:rsidRDefault="00496893" w:rsidP="00407ACB">
      <w:pPr>
        <w:pStyle w:val="Teaser"/>
        <w:spacing w:line="480" w:lineRule="auto"/>
        <w:rPr>
          <w:rFonts w:ascii="Helvetica" w:hAnsi="Helvetica"/>
          <w:b/>
        </w:rPr>
      </w:pPr>
    </w:p>
    <w:p w14:paraId="012DDDF9" w14:textId="77777777" w:rsidR="006B123B" w:rsidRDefault="006B123B" w:rsidP="00407ACB">
      <w:pPr>
        <w:pStyle w:val="Teaser"/>
        <w:spacing w:line="480" w:lineRule="auto"/>
        <w:rPr>
          <w:rFonts w:ascii="Helvetica" w:hAnsi="Helvetica"/>
          <w:b/>
        </w:rPr>
      </w:pPr>
    </w:p>
    <w:p w14:paraId="13677A0D" w14:textId="77777777" w:rsidR="006B123B" w:rsidRDefault="006B123B" w:rsidP="00407ACB">
      <w:pPr>
        <w:pStyle w:val="Teaser"/>
        <w:spacing w:line="480" w:lineRule="auto"/>
        <w:rPr>
          <w:rFonts w:ascii="Helvetica" w:hAnsi="Helvetica"/>
          <w:b/>
        </w:rPr>
      </w:pPr>
    </w:p>
    <w:p w14:paraId="4D5CE412" w14:textId="11FF5057" w:rsidR="006B123B" w:rsidRDefault="006B123B" w:rsidP="00407ACB">
      <w:pPr>
        <w:pStyle w:val="Teaser"/>
        <w:spacing w:line="480" w:lineRule="auto"/>
        <w:rPr>
          <w:rFonts w:ascii="Helvetica" w:hAnsi="Helvetica"/>
          <w:b/>
        </w:rPr>
      </w:pPr>
    </w:p>
    <w:p w14:paraId="0AB9D122" w14:textId="02B02FCA" w:rsidR="00344292" w:rsidRDefault="00344292" w:rsidP="00407ACB">
      <w:pPr>
        <w:pStyle w:val="Teaser"/>
        <w:spacing w:line="480" w:lineRule="auto"/>
        <w:rPr>
          <w:rFonts w:ascii="Helvetica" w:hAnsi="Helvetica"/>
          <w:b/>
        </w:rPr>
      </w:pPr>
    </w:p>
    <w:p w14:paraId="68E1313B" w14:textId="77777777" w:rsidR="0064499C" w:rsidRDefault="0064499C" w:rsidP="00407ACB">
      <w:pPr>
        <w:pStyle w:val="Teaser"/>
        <w:spacing w:line="480" w:lineRule="auto"/>
        <w:rPr>
          <w:rFonts w:ascii="Helvetica" w:hAnsi="Helvetica"/>
          <w:b/>
        </w:rPr>
      </w:pPr>
    </w:p>
    <w:p w14:paraId="269D88E1" w14:textId="24C2EB76" w:rsidR="00BD4750" w:rsidRPr="00481945" w:rsidRDefault="00400A65" w:rsidP="00437052">
      <w:pPr>
        <w:pStyle w:val="Teaser"/>
        <w:spacing w:before="0" w:line="276" w:lineRule="auto"/>
        <w:rPr>
          <w:rFonts w:ascii="Helvetica" w:hAnsi="Helvetica"/>
          <w:b/>
        </w:rPr>
      </w:pPr>
      <w:r>
        <w:rPr>
          <w:rFonts w:ascii="Helvetica" w:hAnsi="Helvetica"/>
          <w:b/>
        </w:rPr>
        <w:t>Introduction</w:t>
      </w:r>
      <w:r w:rsidR="00D73714" w:rsidRPr="00481945">
        <w:rPr>
          <w:rFonts w:ascii="Helvetica" w:hAnsi="Helvetica"/>
          <w:b/>
        </w:rPr>
        <w:t xml:space="preserve">: </w:t>
      </w:r>
    </w:p>
    <w:p w14:paraId="3E8A6F90" w14:textId="5DBAFE56" w:rsidR="006B03BE" w:rsidRPr="00481945" w:rsidRDefault="000265B2">
      <w:pPr>
        <w:pStyle w:val="Teaser"/>
        <w:spacing w:line="480" w:lineRule="auto"/>
        <w:ind w:firstLine="720"/>
        <w:rPr>
          <w:rFonts w:ascii="Helvetica" w:hAnsi="Helvetica"/>
        </w:rPr>
      </w:pPr>
      <w:commentRangeStart w:id="1"/>
      <w:r w:rsidRPr="00481945">
        <w:rPr>
          <w:rFonts w:ascii="Helvetica" w:hAnsi="Helvetica"/>
        </w:rPr>
        <w:t>On</w:t>
      </w:r>
      <w:commentRangeEnd w:id="1"/>
      <w:r w:rsidR="004B412E">
        <w:rPr>
          <w:rStyle w:val="CommentReference"/>
        </w:rPr>
        <w:commentReference w:id="1"/>
      </w:r>
      <w:r w:rsidRPr="00481945">
        <w:rPr>
          <w:rFonts w:ascii="Helvetica" w:hAnsi="Helvetica"/>
        </w:rPr>
        <w:t xml:space="preserve"> June 18</w:t>
      </w:r>
      <w:r w:rsidRPr="00481945">
        <w:rPr>
          <w:rFonts w:ascii="Helvetica" w:hAnsi="Helvetica"/>
          <w:vertAlign w:val="superscript"/>
        </w:rPr>
        <w:t>th</w:t>
      </w:r>
      <w:r w:rsidRPr="00481945">
        <w:rPr>
          <w:rFonts w:ascii="Helvetica" w:hAnsi="Helvetica"/>
        </w:rPr>
        <w:t xml:space="preserve">, 2015, the U.S. Treasury announced that a portrait of a woman would appear on the </w:t>
      </w:r>
      <w:r w:rsidR="006D6F2F">
        <w:rPr>
          <w:rFonts w:ascii="Helvetica" w:hAnsi="Helvetica"/>
        </w:rPr>
        <w:t>ten-dollar</w:t>
      </w:r>
      <w:r w:rsidRPr="00481945">
        <w:rPr>
          <w:rFonts w:ascii="Helvetica" w:hAnsi="Helvetica"/>
        </w:rPr>
        <w:t xml:space="preserve"> bill. </w:t>
      </w:r>
      <w:r w:rsidR="00D32869" w:rsidRPr="00481945">
        <w:rPr>
          <w:rFonts w:ascii="Helvetica" w:hAnsi="Helvetica"/>
        </w:rPr>
        <w:t>Th</w:t>
      </w:r>
      <w:r w:rsidR="00F500DE" w:rsidRPr="00481945">
        <w:rPr>
          <w:rFonts w:ascii="Helvetica" w:hAnsi="Helvetica"/>
        </w:rPr>
        <w:t>e</w:t>
      </w:r>
      <w:r w:rsidR="00D32869" w:rsidRPr="00481945">
        <w:rPr>
          <w:rFonts w:ascii="Helvetica" w:hAnsi="Helvetica"/>
        </w:rPr>
        <w:t xml:space="preserve"> same day, news </w:t>
      </w:r>
      <w:r w:rsidR="00F500DE" w:rsidRPr="00481945">
        <w:rPr>
          <w:rFonts w:ascii="Helvetica" w:hAnsi="Helvetica"/>
        </w:rPr>
        <w:t>emerged of</w:t>
      </w:r>
      <w:r w:rsidR="006B03BE" w:rsidRPr="00481945">
        <w:rPr>
          <w:rFonts w:ascii="Helvetica" w:hAnsi="Helvetica"/>
        </w:rPr>
        <w:t xml:space="preserve"> a </w:t>
      </w:r>
      <w:r w:rsidR="00D32869" w:rsidRPr="00481945">
        <w:rPr>
          <w:rFonts w:ascii="Helvetica" w:hAnsi="Helvetica"/>
        </w:rPr>
        <w:t xml:space="preserve">mass </w:t>
      </w:r>
      <w:r w:rsidR="006B03BE" w:rsidRPr="00481945">
        <w:rPr>
          <w:rFonts w:ascii="Helvetica" w:hAnsi="Helvetica"/>
        </w:rPr>
        <w:t xml:space="preserve">shooting </w:t>
      </w:r>
      <w:r w:rsidR="00D32869" w:rsidRPr="00481945">
        <w:rPr>
          <w:rFonts w:ascii="Helvetica" w:hAnsi="Helvetica"/>
        </w:rPr>
        <w:t>at</w:t>
      </w:r>
      <w:r w:rsidR="006B03BE" w:rsidRPr="00481945">
        <w:rPr>
          <w:rFonts w:ascii="Helvetica" w:hAnsi="Helvetica"/>
        </w:rPr>
        <w:t xml:space="preserve"> a historically black church in Charleston, South Carolina.</w:t>
      </w:r>
      <w:r w:rsidR="00466513" w:rsidRPr="00481945">
        <w:rPr>
          <w:rFonts w:ascii="Helvetica" w:hAnsi="Helvetica"/>
        </w:rPr>
        <w:t xml:space="preserve"> Within twenty-four hours both </w:t>
      </w:r>
      <w:r w:rsidR="00F500DE" w:rsidRPr="00481945">
        <w:rPr>
          <w:rFonts w:ascii="Helvetica" w:hAnsi="Helvetica"/>
        </w:rPr>
        <w:t>stories</w:t>
      </w:r>
      <w:r w:rsidR="00466513" w:rsidRPr="00481945">
        <w:rPr>
          <w:rFonts w:ascii="Helvetica" w:hAnsi="Helvetica"/>
        </w:rPr>
        <w:t xml:space="preserve"> had spread through the U</w:t>
      </w:r>
      <w:r w:rsidR="00F500DE" w:rsidRPr="00481945">
        <w:rPr>
          <w:rFonts w:ascii="Helvetica" w:hAnsi="Helvetica"/>
        </w:rPr>
        <w:t>.</w:t>
      </w:r>
      <w:r w:rsidR="00466513" w:rsidRPr="00481945">
        <w:rPr>
          <w:rFonts w:ascii="Helvetica" w:hAnsi="Helvetica"/>
        </w:rPr>
        <w:t>S</w:t>
      </w:r>
      <w:r w:rsidR="00F500DE" w:rsidRPr="00481945">
        <w:rPr>
          <w:rFonts w:ascii="Helvetica" w:hAnsi="Helvetica"/>
        </w:rPr>
        <w:t>.</w:t>
      </w:r>
      <w:r w:rsidR="00466513" w:rsidRPr="00481945">
        <w:rPr>
          <w:rFonts w:ascii="Helvetica" w:hAnsi="Helvetica"/>
        </w:rPr>
        <w:t xml:space="preserve"> population, driven by broadcast news and social media. </w:t>
      </w:r>
      <w:r w:rsidR="006B03BE" w:rsidRPr="00481945">
        <w:rPr>
          <w:rFonts w:ascii="Helvetica" w:hAnsi="Helvetica"/>
        </w:rPr>
        <w:t xml:space="preserve">In working to understand the spread of news </w:t>
      </w:r>
      <w:r w:rsidR="003E7251">
        <w:rPr>
          <w:rFonts w:ascii="Helvetica" w:hAnsi="Helvetica"/>
        </w:rPr>
        <w:t>about</w:t>
      </w:r>
      <w:r w:rsidR="006B03BE" w:rsidRPr="00481945">
        <w:rPr>
          <w:rFonts w:ascii="Helvetica" w:hAnsi="Helvetica"/>
        </w:rPr>
        <w:t xml:space="preserve"> the shooting, researchers would be</w:t>
      </w:r>
      <w:r w:rsidR="00D32869" w:rsidRPr="00481945">
        <w:rPr>
          <w:rFonts w:ascii="Helvetica" w:hAnsi="Helvetica"/>
        </w:rPr>
        <w:t xml:space="preserve"> </w:t>
      </w:r>
      <w:r w:rsidR="006B03BE" w:rsidRPr="00481945">
        <w:rPr>
          <w:rFonts w:ascii="Helvetica" w:hAnsi="Helvetica"/>
        </w:rPr>
        <w:t>justified in ignoring the news about the $10 bill</w:t>
      </w:r>
      <w:r w:rsidR="00D32869" w:rsidRPr="00481945">
        <w:rPr>
          <w:rFonts w:ascii="Helvetica" w:hAnsi="Helvetica"/>
        </w:rPr>
        <w:t xml:space="preserve">, </w:t>
      </w:r>
      <w:r w:rsidR="00F500DE" w:rsidRPr="00481945">
        <w:rPr>
          <w:rFonts w:ascii="Helvetica" w:hAnsi="Helvetica"/>
        </w:rPr>
        <w:t xml:space="preserve">and vice versa. </w:t>
      </w:r>
      <w:r w:rsidR="008C0A40">
        <w:rPr>
          <w:rFonts w:ascii="Helvetica" w:hAnsi="Helvetica"/>
        </w:rPr>
        <w:t>We can assume independence between these diffusants because the</w:t>
      </w:r>
      <w:r w:rsidR="00D32869" w:rsidRPr="00481945">
        <w:rPr>
          <w:rFonts w:ascii="Helvetica" w:hAnsi="Helvetica"/>
        </w:rPr>
        <w:t xml:space="preserve"> probability </w:t>
      </w:r>
      <w:del w:id="2" w:author="James" w:date="2020-09-17T09:04:00Z">
        <w:r w:rsidR="00D32869" w:rsidRPr="00481945" w:rsidDel="00FD4D31">
          <w:rPr>
            <w:rFonts w:ascii="Helvetica" w:hAnsi="Helvetica"/>
          </w:rPr>
          <w:delText xml:space="preserve">of </w:delText>
        </w:r>
      </w:del>
      <w:ins w:id="3" w:author="James" w:date="2020-09-17T09:04:00Z">
        <w:r w:rsidR="00FD4D31">
          <w:rPr>
            <w:rFonts w:ascii="Helvetica" w:hAnsi="Helvetica"/>
          </w:rPr>
          <w:t>that</w:t>
        </w:r>
        <w:r w:rsidR="00FD4D31" w:rsidRPr="00481945">
          <w:rPr>
            <w:rFonts w:ascii="Helvetica" w:hAnsi="Helvetica"/>
          </w:rPr>
          <w:t xml:space="preserve"> </w:t>
        </w:r>
      </w:ins>
      <w:r w:rsidR="00D32869" w:rsidRPr="00481945">
        <w:rPr>
          <w:rFonts w:ascii="Helvetica" w:hAnsi="Helvetica"/>
        </w:rPr>
        <w:t xml:space="preserve">an individual </w:t>
      </w:r>
      <w:ins w:id="4" w:author="James" w:date="2020-09-17T09:05:00Z">
        <w:r w:rsidR="00FD4D31">
          <w:rPr>
            <w:rFonts w:ascii="Helvetica" w:hAnsi="Helvetica"/>
          </w:rPr>
          <w:t xml:space="preserve">will </w:t>
        </w:r>
      </w:ins>
      <w:del w:id="5" w:author="James" w:date="2020-09-17T09:05:00Z">
        <w:r w:rsidR="00D32869" w:rsidRPr="00481945" w:rsidDel="00FD4D31">
          <w:rPr>
            <w:rFonts w:ascii="Helvetica" w:hAnsi="Helvetica"/>
          </w:rPr>
          <w:delText xml:space="preserve">choosing </w:delText>
        </w:r>
      </w:del>
      <w:ins w:id="6" w:author="James" w:date="2020-09-17T09:05:00Z">
        <w:r w:rsidR="00FD4D31" w:rsidRPr="00481945">
          <w:rPr>
            <w:rFonts w:ascii="Helvetica" w:hAnsi="Helvetica"/>
          </w:rPr>
          <w:t>choos</w:t>
        </w:r>
        <w:r w:rsidR="00FD4D31">
          <w:rPr>
            <w:rFonts w:ascii="Helvetica" w:hAnsi="Helvetica"/>
          </w:rPr>
          <w:t>e</w:t>
        </w:r>
        <w:r w:rsidR="00FD4D31" w:rsidRPr="00481945">
          <w:rPr>
            <w:rFonts w:ascii="Helvetica" w:hAnsi="Helvetica"/>
          </w:rPr>
          <w:t xml:space="preserve"> </w:t>
        </w:r>
      </w:ins>
      <w:r w:rsidR="00D32869" w:rsidRPr="00481945">
        <w:rPr>
          <w:rFonts w:ascii="Helvetica" w:hAnsi="Helvetica"/>
        </w:rPr>
        <w:t xml:space="preserve">to share one piece of news is not </w:t>
      </w:r>
      <w:r w:rsidR="00BD46EF" w:rsidRPr="00481945">
        <w:rPr>
          <w:rFonts w:ascii="Helvetica" w:hAnsi="Helvetica"/>
        </w:rPr>
        <w:t xml:space="preserve">likely to be causally </w:t>
      </w:r>
      <w:r w:rsidR="00D32869" w:rsidRPr="00481945">
        <w:rPr>
          <w:rFonts w:ascii="Helvetica" w:hAnsi="Helvetica"/>
        </w:rPr>
        <w:t xml:space="preserve">influenced by whether they have </w:t>
      </w:r>
      <w:r w:rsidR="00321476" w:rsidRPr="00481945">
        <w:rPr>
          <w:rFonts w:ascii="Helvetica" w:hAnsi="Helvetica"/>
        </w:rPr>
        <w:t>absorbed</w:t>
      </w:r>
      <w:r w:rsidR="00D32869" w:rsidRPr="00481945">
        <w:rPr>
          <w:rFonts w:ascii="Helvetica" w:hAnsi="Helvetica"/>
        </w:rPr>
        <w:t xml:space="preserve"> and shared the other. </w:t>
      </w:r>
    </w:p>
    <w:p w14:paraId="615DC437" w14:textId="788502EA" w:rsidR="00466513" w:rsidRPr="00481945" w:rsidRDefault="00D32869" w:rsidP="001F36A4">
      <w:pPr>
        <w:pStyle w:val="Teaser"/>
        <w:spacing w:line="480" w:lineRule="auto"/>
        <w:ind w:firstLine="720"/>
        <w:rPr>
          <w:rFonts w:ascii="Helvetica" w:hAnsi="Helvetica"/>
        </w:rPr>
      </w:pPr>
      <w:commentRangeStart w:id="7"/>
      <w:r w:rsidRPr="00481945">
        <w:rPr>
          <w:rFonts w:ascii="Helvetica" w:hAnsi="Helvetica"/>
        </w:rPr>
        <w:t>In</w:t>
      </w:r>
      <w:commentRangeEnd w:id="7"/>
      <w:r w:rsidR="004B412E">
        <w:rPr>
          <w:rStyle w:val="CommentReference"/>
        </w:rPr>
        <w:commentReference w:id="7"/>
      </w:r>
      <w:r w:rsidRPr="00481945">
        <w:rPr>
          <w:rFonts w:ascii="Helvetica" w:hAnsi="Helvetica"/>
        </w:rPr>
        <w:t xml:space="preserve"> the days that followed the shooting, two other </w:t>
      </w:r>
      <w:r w:rsidR="006A6D51">
        <w:rPr>
          <w:rFonts w:ascii="Helvetica" w:hAnsi="Helvetica"/>
        </w:rPr>
        <w:t>news items</w:t>
      </w:r>
      <w:r w:rsidRPr="00481945">
        <w:rPr>
          <w:rFonts w:ascii="Helvetica" w:hAnsi="Helvetica"/>
        </w:rPr>
        <w:t xml:space="preserve"> emerged on social media. The first was </w:t>
      </w:r>
      <w:r w:rsidR="006A6D51">
        <w:rPr>
          <w:rFonts w:ascii="Helvetica" w:hAnsi="Helvetica"/>
        </w:rPr>
        <w:t>a report</w:t>
      </w:r>
      <w:r w:rsidRPr="00481945">
        <w:rPr>
          <w:rFonts w:ascii="Helvetica" w:hAnsi="Helvetica"/>
        </w:rPr>
        <w:t xml:space="preserve"> that the Charleston shooter had been motivated by racial hatred, which he found symbolized in the </w:t>
      </w:r>
      <w:r w:rsidR="009724AA">
        <w:rPr>
          <w:rFonts w:ascii="Helvetica" w:hAnsi="Helvetica"/>
        </w:rPr>
        <w:t>C</w:t>
      </w:r>
      <w:r w:rsidRPr="00481945">
        <w:rPr>
          <w:rFonts w:ascii="Helvetica" w:hAnsi="Helvetica"/>
        </w:rPr>
        <w:t xml:space="preserve">onfederate flag. The second was a call to remove the </w:t>
      </w:r>
      <w:r w:rsidR="009724AA">
        <w:rPr>
          <w:rFonts w:ascii="Helvetica" w:hAnsi="Helvetica"/>
        </w:rPr>
        <w:t>C</w:t>
      </w:r>
      <w:r w:rsidRPr="00481945">
        <w:rPr>
          <w:rFonts w:ascii="Helvetica" w:hAnsi="Helvetica"/>
        </w:rPr>
        <w:t xml:space="preserve">onfederate flag from the South Carolina state </w:t>
      </w:r>
      <w:r w:rsidR="002626D3">
        <w:rPr>
          <w:rFonts w:ascii="Helvetica" w:hAnsi="Helvetica"/>
        </w:rPr>
        <w:t>c</w:t>
      </w:r>
      <w:r w:rsidRPr="00481945">
        <w:rPr>
          <w:rFonts w:ascii="Helvetica" w:hAnsi="Helvetica"/>
        </w:rPr>
        <w:t>apitol grounds</w:t>
      </w:r>
      <w:r w:rsidR="002303A0">
        <w:rPr>
          <w:rFonts w:ascii="Helvetica" w:hAnsi="Helvetica"/>
        </w:rPr>
        <w:t xml:space="preserve"> </w:t>
      </w:r>
      <w:r w:rsidR="002303A0" w:rsidRPr="00481945">
        <w:rPr>
          <w:rFonts w:ascii="Helvetica" w:hAnsi="Helvetica"/>
          <w:i/>
        </w:rPr>
        <w:t>(1)</w:t>
      </w:r>
      <w:r w:rsidRPr="00481945">
        <w:rPr>
          <w:rFonts w:ascii="Helvetica" w:hAnsi="Helvetica"/>
        </w:rPr>
        <w:t xml:space="preserve">. </w:t>
      </w:r>
      <w:r w:rsidR="00904DD0">
        <w:rPr>
          <w:rFonts w:ascii="Helvetica" w:hAnsi="Helvetica"/>
        </w:rPr>
        <w:t>Even though</w:t>
      </w:r>
      <w:r w:rsidR="00904DD0" w:rsidRPr="00481945">
        <w:rPr>
          <w:rFonts w:ascii="Helvetica" w:hAnsi="Helvetica"/>
        </w:rPr>
        <w:t xml:space="preserve"> </w:t>
      </w:r>
      <w:r w:rsidR="001B7A4E" w:rsidRPr="00481945">
        <w:rPr>
          <w:rFonts w:ascii="Helvetica" w:hAnsi="Helvetica"/>
        </w:rPr>
        <w:t xml:space="preserve">these are </w:t>
      </w:r>
      <w:r w:rsidRPr="00481945">
        <w:rPr>
          <w:rFonts w:ascii="Helvetica" w:hAnsi="Helvetica"/>
        </w:rPr>
        <w:t xml:space="preserve">distinct </w:t>
      </w:r>
      <w:r w:rsidR="00AC63FC" w:rsidRPr="00481945">
        <w:rPr>
          <w:rFonts w:ascii="Helvetica" w:hAnsi="Helvetica"/>
        </w:rPr>
        <w:t>ideas</w:t>
      </w:r>
      <w:r w:rsidRPr="00481945">
        <w:rPr>
          <w:rFonts w:ascii="Helvetica" w:hAnsi="Helvetica"/>
        </w:rPr>
        <w:t xml:space="preserve">, </w:t>
      </w:r>
      <w:r w:rsidR="001B7A4E" w:rsidRPr="00481945">
        <w:rPr>
          <w:rFonts w:ascii="Helvetica" w:hAnsi="Helvetica"/>
        </w:rPr>
        <w:t xml:space="preserve">each spreading through a process of social contagion, </w:t>
      </w:r>
      <w:r w:rsidRPr="00481945">
        <w:rPr>
          <w:rFonts w:ascii="Helvetica" w:hAnsi="Helvetica"/>
        </w:rPr>
        <w:t xml:space="preserve">we cannot ignore one in trying to understand the diffusion of the other. </w:t>
      </w:r>
      <w:r w:rsidR="00466513" w:rsidRPr="00481945">
        <w:rPr>
          <w:rFonts w:ascii="Helvetica" w:hAnsi="Helvetica"/>
        </w:rPr>
        <w:t xml:space="preserve">If an individual has previously adopted the belief that the flag should be removed from the capitol grounds, they will be more likely to believe that the shooter’s identification with the flag is politically relevant, </w:t>
      </w:r>
      <w:commentRangeStart w:id="8"/>
      <w:r w:rsidR="00466513" w:rsidRPr="00481945">
        <w:rPr>
          <w:rFonts w:ascii="Helvetica" w:hAnsi="Helvetica"/>
        </w:rPr>
        <w:t>and vice versa</w:t>
      </w:r>
      <w:commentRangeEnd w:id="8"/>
      <w:r w:rsidR="00614091">
        <w:rPr>
          <w:rStyle w:val="CommentReference"/>
        </w:rPr>
        <w:commentReference w:id="8"/>
      </w:r>
      <w:r w:rsidR="00466513" w:rsidRPr="00481945">
        <w:rPr>
          <w:rFonts w:ascii="Helvetica" w:hAnsi="Helvetica"/>
        </w:rPr>
        <w:t xml:space="preserve">. Rather than being independent diffusants, these beliefs are </w:t>
      </w:r>
      <w:r w:rsidR="00466513" w:rsidRPr="00481945">
        <w:rPr>
          <w:rFonts w:ascii="Helvetica" w:hAnsi="Helvetica"/>
          <w:i/>
        </w:rPr>
        <w:t>inter</w:t>
      </w:r>
      <w:r w:rsidR="00466513" w:rsidRPr="00481945">
        <w:rPr>
          <w:rFonts w:ascii="Helvetica" w:hAnsi="Helvetica"/>
        </w:rPr>
        <w:t xml:space="preserve">dependent. </w:t>
      </w:r>
    </w:p>
    <w:p w14:paraId="69AF815B" w14:textId="38E1185B" w:rsidR="001D4E79" w:rsidRPr="00481945" w:rsidRDefault="001D4E79" w:rsidP="003B1490">
      <w:pPr>
        <w:pStyle w:val="Teaser"/>
        <w:spacing w:line="480" w:lineRule="auto"/>
        <w:ind w:firstLine="720"/>
        <w:rPr>
          <w:rFonts w:ascii="Helvetica" w:hAnsi="Helvetica"/>
        </w:rPr>
      </w:pPr>
      <w:commentRangeStart w:id="9"/>
      <w:r w:rsidRPr="00481945">
        <w:rPr>
          <w:rFonts w:ascii="Helvetica" w:hAnsi="Helvetica"/>
        </w:rPr>
        <w:lastRenderedPageBreak/>
        <w:t>With</w:t>
      </w:r>
      <w:commentRangeEnd w:id="9"/>
      <w:r w:rsidR="004B412E">
        <w:rPr>
          <w:rStyle w:val="CommentReference"/>
        </w:rPr>
        <w:commentReference w:id="9"/>
      </w:r>
      <w:r w:rsidRPr="00481945">
        <w:rPr>
          <w:rFonts w:ascii="Helvetica" w:hAnsi="Helvetica"/>
        </w:rPr>
        <w:t xml:space="preserve"> good reason, the overwhelming majority of social contagion research over the last </w:t>
      </w:r>
      <w:r w:rsidR="006A6D51">
        <w:rPr>
          <w:rFonts w:ascii="Helvetica" w:hAnsi="Helvetica"/>
        </w:rPr>
        <w:t>50 years</w:t>
      </w:r>
      <w:r w:rsidRPr="00481945">
        <w:rPr>
          <w:rFonts w:ascii="Helvetica" w:hAnsi="Helvetica"/>
        </w:rPr>
        <w:t xml:space="preserve"> has assumed </w:t>
      </w:r>
      <w:r w:rsidR="00EC062D">
        <w:rPr>
          <w:rFonts w:ascii="Helvetica" w:hAnsi="Helvetica"/>
        </w:rPr>
        <w:t>that diffusants spread independently of one another</w:t>
      </w:r>
      <w:r w:rsidRPr="00481945">
        <w:rPr>
          <w:rFonts w:ascii="Helvetica" w:hAnsi="Helvetica"/>
        </w:rPr>
        <w:t>. Independence is an extremely useful and generative simplification.</w:t>
      </w:r>
      <w:r w:rsidR="002C64CA" w:rsidRPr="00481945">
        <w:rPr>
          <w:rFonts w:ascii="Helvetica" w:hAnsi="Helvetica"/>
        </w:rPr>
        <w:t xml:space="preserve"> </w:t>
      </w:r>
      <w:r w:rsidR="00FB4294">
        <w:rPr>
          <w:rFonts w:ascii="Helvetica" w:hAnsi="Helvetica"/>
        </w:rPr>
        <w:t xml:space="preserve">By assuming that </w:t>
      </w:r>
      <w:r w:rsidR="00AC63FC" w:rsidRPr="00481945">
        <w:rPr>
          <w:rFonts w:ascii="Helvetica" w:hAnsi="Helvetica"/>
        </w:rPr>
        <w:t xml:space="preserve">diffusants </w:t>
      </w:r>
      <w:r w:rsidR="006B175D" w:rsidRPr="00481945">
        <w:rPr>
          <w:rFonts w:ascii="Helvetica" w:hAnsi="Helvetica"/>
        </w:rPr>
        <w:t>do not interact</w:t>
      </w:r>
      <w:r w:rsidR="00AC63FC" w:rsidRPr="00481945">
        <w:rPr>
          <w:rFonts w:ascii="Helvetica" w:hAnsi="Helvetica"/>
        </w:rPr>
        <w:t>,</w:t>
      </w:r>
      <w:r w:rsidR="00FB4294">
        <w:rPr>
          <w:rFonts w:ascii="Helvetica" w:hAnsi="Helvetica"/>
        </w:rPr>
        <w:t xml:space="preserve"> researchers can study</w:t>
      </w:r>
      <w:r w:rsidR="00AC63FC" w:rsidRPr="00481945">
        <w:rPr>
          <w:rFonts w:ascii="Helvetica" w:hAnsi="Helvetica"/>
        </w:rPr>
        <w:t xml:space="preserve"> </w:t>
      </w:r>
      <w:r w:rsidR="00FB4294">
        <w:rPr>
          <w:rFonts w:ascii="Helvetica" w:hAnsi="Helvetica"/>
        </w:rPr>
        <w:t xml:space="preserve">the effects of </w:t>
      </w:r>
      <w:r w:rsidR="00EC062D">
        <w:rPr>
          <w:rFonts w:ascii="Helvetica" w:hAnsi="Helvetica"/>
        </w:rPr>
        <w:t xml:space="preserve">social </w:t>
      </w:r>
      <w:r w:rsidR="00FB4294">
        <w:rPr>
          <w:rFonts w:ascii="Helvetica" w:hAnsi="Helvetica"/>
        </w:rPr>
        <w:t>network structure</w:t>
      </w:r>
      <w:r w:rsidR="00400A65">
        <w:rPr>
          <w:rFonts w:ascii="Helvetica" w:hAnsi="Helvetica"/>
        </w:rPr>
        <w:t>, homophily,</w:t>
      </w:r>
      <w:r w:rsidR="00FB4294">
        <w:rPr>
          <w:rFonts w:ascii="Helvetica" w:hAnsi="Helvetica"/>
        </w:rPr>
        <w:t xml:space="preserve"> social reinforcement</w:t>
      </w:r>
      <w:r w:rsidR="00400A65">
        <w:rPr>
          <w:rFonts w:ascii="Helvetica" w:hAnsi="Helvetica"/>
        </w:rPr>
        <w:t>, or demographics</w:t>
      </w:r>
      <w:r w:rsidR="00FB4294">
        <w:rPr>
          <w:rFonts w:ascii="Helvetica" w:hAnsi="Helvetica"/>
        </w:rPr>
        <w:t xml:space="preserve"> on each </w:t>
      </w:r>
      <w:r w:rsidR="00EC062D">
        <w:rPr>
          <w:rFonts w:ascii="Helvetica" w:hAnsi="Helvetica"/>
        </w:rPr>
        <w:t>contagion process</w:t>
      </w:r>
      <w:r w:rsidR="00EC062D">
        <w:rPr>
          <w:rFonts w:ascii="Helvetica" w:hAnsi="Helvetica"/>
        </w:rPr>
        <w:t xml:space="preserve"> </w:t>
      </w:r>
      <w:r w:rsidR="00FB4294">
        <w:rPr>
          <w:rFonts w:ascii="Helvetica" w:hAnsi="Helvetica"/>
        </w:rPr>
        <w:t>in isolation</w:t>
      </w:r>
      <w:r w:rsidR="00290CCD">
        <w:rPr>
          <w:rFonts w:ascii="Helvetica" w:hAnsi="Helvetica"/>
        </w:rPr>
        <w:t>.</w:t>
      </w:r>
      <w:r w:rsidR="00C02622">
        <w:rPr>
          <w:rFonts w:ascii="Helvetica" w:hAnsi="Helvetica"/>
        </w:rPr>
        <w:t xml:space="preserve"> </w:t>
      </w:r>
      <w:r w:rsidR="00983FE0">
        <w:rPr>
          <w:rFonts w:ascii="Helvetica" w:hAnsi="Helvetica"/>
        </w:rPr>
        <w:t xml:space="preserve">Researchers then linearly superimpose any additional contagion processes upon the first. </w:t>
      </w:r>
    </w:p>
    <w:p w14:paraId="79E4BC17" w14:textId="0B739DCE" w:rsidR="001D4E79" w:rsidRPr="00481945" w:rsidRDefault="00EF276A" w:rsidP="001D4E79">
      <w:pPr>
        <w:pStyle w:val="Teaser"/>
        <w:spacing w:line="480" w:lineRule="auto"/>
        <w:ind w:firstLine="720"/>
        <w:rPr>
          <w:rFonts w:ascii="Helvetica" w:hAnsi="Helvetica"/>
          <w:b/>
        </w:rPr>
      </w:pPr>
      <w:commentRangeStart w:id="10"/>
      <w:r>
        <w:rPr>
          <w:rFonts w:ascii="Helvetica" w:hAnsi="Helvetica"/>
        </w:rPr>
        <w:t>Th</w:t>
      </w:r>
      <w:r w:rsidR="006B123B">
        <w:rPr>
          <w:rFonts w:ascii="Helvetica" w:hAnsi="Helvetica"/>
        </w:rPr>
        <w:t>e</w:t>
      </w:r>
      <w:commentRangeEnd w:id="10"/>
      <w:r w:rsidR="004B412E">
        <w:rPr>
          <w:rStyle w:val="CommentReference"/>
        </w:rPr>
        <w:commentReference w:id="10"/>
      </w:r>
      <w:r w:rsidR="006B123B">
        <w:rPr>
          <w:rFonts w:ascii="Helvetica" w:hAnsi="Helvetica"/>
        </w:rPr>
        <w:t xml:space="preserve"> independence</w:t>
      </w:r>
      <w:r>
        <w:rPr>
          <w:rFonts w:ascii="Helvetica" w:hAnsi="Helvetica"/>
        </w:rPr>
        <w:t xml:space="preserve"> assumption </w:t>
      </w:r>
      <w:r w:rsidR="0064499C">
        <w:rPr>
          <w:rFonts w:ascii="Helvetica" w:hAnsi="Helvetica"/>
        </w:rPr>
        <w:t xml:space="preserve">makes it easier to develop and communicate </w:t>
      </w:r>
      <w:r w:rsidR="006B123B">
        <w:rPr>
          <w:rFonts w:ascii="Helvetica" w:hAnsi="Helvetica"/>
        </w:rPr>
        <w:t>theories of social contagion</w:t>
      </w:r>
      <w:r>
        <w:rPr>
          <w:rFonts w:ascii="Helvetica" w:hAnsi="Helvetica"/>
        </w:rPr>
        <w:t xml:space="preserve">. </w:t>
      </w:r>
      <w:r w:rsidR="00B01F06">
        <w:rPr>
          <w:rFonts w:ascii="Helvetica" w:hAnsi="Helvetica"/>
        </w:rPr>
        <w:t>To highlight a few high-profile examples</w:t>
      </w:r>
      <w:r w:rsidR="001D4E79" w:rsidRPr="00481945">
        <w:rPr>
          <w:rFonts w:ascii="Helvetica" w:hAnsi="Helvetica"/>
        </w:rPr>
        <w:t xml:space="preserve">, </w:t>
      </w:r>
      <w:r w:rsidR="00EC062D">
        <w:rPr>
          <w:rFonts w:ascii="Helvetica" w:hAnsi="Helvetica"/>
        </w:rPr>
        <w:t xml:space="preserve">when </w:t>
      </w:r>
      <w:proofErr w:type="spellStart"/>
      <w:r w:rsidR="006B175D" w:rsidRPr="00481945">
        <w:rPr>
          <w:rFonts w:ascii="Helvetica" w:hAnsi="Helvetica"/>
        </w:rPr>
        <w:t>Granovetter</w:t>
      </w:r>
      <w:proofErr w:type="spellEnd"/>
      <w:r w:rsidR="006B175D" w:rsidRPr="00481945">
        <w:rPr>
          <w:rFonts w:ascii="Helvetica" w:hAnsi="Helvetica"/>
        </w:rPr>
        <w:t xml:space="preserve"> </w:t>
      </w:r>
      <w:r w:rsidR="003E7251">
        <w:rPr>
          <w:rFonts w:ascii="Helvetica" w:hAnsi="Helvetica"/>
        </w:rPr>
        <w:t>showed</w:t>
      </w:r>
      <w:r w:rsidR="006B175D" w:rsidRPr="00481945">
        <w:rPr>
          <w:rFonts w:ascii="Helvetica" w:hAnsi="Helvetica"/>
        </w:rPr>
        <w:t xml:space="preserve"> </w:t>
      </w:r>
      <w:r w:rsidR="00B25188">
        <w:rPr>
          <w:rFonts w:ascii="Helvetica" w:hAnsi="Helvetica"/>
        </w:rPr>
        <w:t xml:space="preserve">that one’s distant </w:t>
      </w:r>
      <w:r w:rsidR="004B412E">
        <w:rPr>
          <w:rFonts w:ascii="Helvetica" w:hAnsi="Helvetica"/>
        </w:rPr>
        <w:t>acquaintances</w:t>
      </w:r>
      <w:r w:rsidR="004B412E">
        <w:rPr>
          <w:rFonts w:ascii="Helvetica" w:hAnsi="Helvetica"/>
        </w:rPr>
        <w:t xml:space="preserve"> </w:t>
      </w:r>
      <w:r w:rsidR="00B25188">
        <w:rPr>
          <w:rFonts w:ascii="Helvetica" w:hAnsi="Helvetica"/>
        </w:rPr>
        <w:t>may provide more novel information than one’s close friends,</w:t>
      </w:r>
      <w:r w:rsidR="00EC062D">
        <w:rPr>
          <w:rFonts w:ascii="Helvetica" w:hAnsi="Helvetica"/>
        </w:rPr>
        <w:t xml:space="preserve"> he ignored </w:t>
      </w:r>
      <w:commentRangeStart w:id="11"/>
      <w:r w:rsidR="00EC062D">
        <w:rPr>
          <w:rFonts w:ascii="Helvetica" w:hAnsi="Helvetica"/>
        </w:rPr>
        <w:t xml:space="preserve">how the receiver acquires </w:t>
      </w:r>
      <w:commentRangeEnd w:id="11"/>
      <w:r w:rsidR="00904DD0">
        <w:rPr>
          <w:rStyle w:val="CommentReference"/>
        </w:rPr>
        <w:commentReference w:id="11"/>
      </w:r>
      <w:r w:rsidR="00EC062D">
        <w:rPr>
          <w:rFonts w:ascii="Helvetica" w:hAnsi="Helvetica"/>
        </w:rPr>
        <w:t xml:space="preserve">the contextual knowledge needed to understand foreign information </w:t>
      </w:r>
      <w:r w:rsidR="006B175D" w:rsidRPr="00481945">
        <w:rPr>
          <w:rFonts w:ascii="Helvetica" w:hAnsi="Helvetica"/>
          <w:i/>
        </w:rPr>
        <w:t>(</w:t>
      </w:r>
      <w:r w:rsidR="007A6DB9" w:rsidRPr="00481945">
        <w:rPr>
          <w:rFonts w:ascii="Helvetica" w:hAnsi="Helvetica"/>
          <w:i/>
        </w:rPr>
        <w:t>2</w:t>
      </w:r>
      <w:r w:rsidR="006B175D" w:rsidRPr="00481945">
        <w:rPr>
          <w:rFonts w:ascii="Helvetica" w:hAnsi="Helvetica"/>
          <w:i/>
        </w:rPr>
        <w:t>)</w:t>
      </w:r>
      <w:r w:rsidR="006B175D" w:rsidRPr="00481945">
        <w:rPr>
          <w:rFonts w:ascii="Helvetica" w:hAnsi="Helvetica"/>
        </w:rPr>
        <w:t xml:space="preserve">. </w:t>
      </w:r>
      <w:r w:rsidR="00002523">
        <w:rPr>
          <w:rFonts w:ascii="Helvetica" w:hAnsi="Helvetica"/>
        </w:rPr>
        <w:t xml:space="preserve">Similarly, </w:t>
      </w:r>
      <w:r w:rsidR="00EC062D">
        <w:rPr>
          <w:rFonts w:ascii="Helvetica" w:hAnsi="Helvetica"/>
        </w:rPr>
        <w:t>when he showed how</w:t>
      </w:r>
      <w:r w:rsidR="008E54AD">
        <w:rPr>
          <w:rFonts w:ascii="Helvetica" w:hAnsi="Helvetica"/>
        </w:rPr>
        <w:t xml:space="preserve"> individuals’ </w:t>
      </w:r>
      <w:r w:rsidR="0064499C">
        <w:rPr>
          <w:rFonts w:ascii="Helvetica" w:hAnsi="Helvetica"/>
        </w:rPr>
        <w:t xml:space="preserve">heterogeneous </w:t>
      </w:r>
      <w:r w:rsidR="008E54AD">
        <w:rPr>
          <w:rFonts w:ascii="Helvetica" w:hAnsi="Helvetica"/>
        </w:rPr>
        <w:t xml:space="preserve">responses to peer pressure </w:t>
      </w:r>
      <w:r w:rsidR="0064499C">
        <w:rPr>
          <w:rFonts w:ascii="Helvetica" w:hAnsi="Helvetica"/>
        </w:rPr>
        <w:t>can shape cascades of collective action</w:t>
      </w:r>
      <w:r w:rsidR="00EC062D">
        <w:rPr>
          <w:rFonts w:ascii="Helvetica" w:hAnsi="Helvetica"/>
        </w:rPr>
        <w:t>, he set</w:t>
      </w:r>
      <w:r w:rsidR="0064499C">
        <w:rPr>
          <w:rFonts w:ascii="Helvetica" w:hAnsi="Helvetica"/>
        </w:rPr>
        <w:t xml:space="preserve"> aside the social contagion of tactics, risk assessments, </w:t>
      </w:r>
      <w:r w:rsidR="00614091">
        <w:rPr>
          <w:rFonts w:ascii="Helvetica" w:hAnsi="Helvetica"/>
        </w:rPr>
        <w:t>and</w:t>
      </w:r>
      <w:r w:rsidR="00614091">
        <w:rPr>
          <w:rFonts w:ascii="Helvetica" w:hAnsi="Helvetica"/>
        </w:rPr>
        <w:t xml:space="preserve"> </w:t>
      </w:r>
      <w:r w:rsidR="0064499C">
        <w:rPr>
          <w:rFonts w:ascii="Helvetica" w:hAnsi="Helvetica"/>
        </w:rPr>
        <w:t xml:space="preserve">political attitudes that accompany protest </w:t>
      </w:r>
      <w:r w:rsidR="000E4F10" w:rsidRPr="00481945">
        <w:rPr>
          <w:rFonts w:ascii="Helvetica" w:hAnsi="Helvetica"/>
          <w:i/>
        </w:rPr>
        <w:t>(</w:t>
      </w:r>
      <w:r w:rsidR="007A6DB9" w:rsidRPr="00481945">
        <w:rPr>
          <w:rFonts w:ascii="Helvetica" w:hAnsi="Helvetica"/>
          <w:i/>
        </w:rPr>
        <w:t>3</w:t>
      </w:r>
      <w:r w:rsidR="000E4F10" w:rsidRPr="00481945">
        <w:rPr>
          <w:rFonts w:ascii="Helvetica" w:hAnsi="Helvetica"/>
          <w:i/>
        </w:rPr>
        <w:t>)</w:t>
      </w:r>
      <w:r w:rsidR="000E4F10" w:rsidRPr="00481945">
        <w:rPr>
          <w:rFonts w:ascii="Helvetica" w:hAnsi="Helvetica"/>
        </w:rPr>
        <w:t xml:space="preserve">. </w:t>
      </w:r>
      <w:r w:rsidR="00EC062D">
        <w:rPr>
          <w:rFonts w:ascii="Helvetica" w:hAnsi="Helvetica"/>
        </w:rPr>
        <w:t xml:space="preserve">When </w:t>
      </w:r>
      <w:r w:rsidR="002815C8">
        <w:rPr>
          <w:rFonts w:ascii="Helvetica" w:hAnsi="Helvetica"/>
        </w:rPr>
        <w:t>Schelling</w:t>
      </w:r>
      <w:r w:rsidR="003E7251">
        <w:rPr>
          <w:rFonts w:ascii="Helvetica" w:hAnsi="Helvetica"/>
        </w:rPr>
        <w:t xml:space="preserve"> showed that </w:t>
      </w:r>
      <w:r w:rsidR="00045D67">
        <w:rPr>
          <w:rFonts w:ascii="Helvetica" w:hAnsi="Helvetica"/>
        </w:rPr>
        <w:t xml:space="preserve">even </w:t>
      </w:r>
      <w:r w:rsidR="003E7251">
        <w:rPr>
          <w:rFonts w:ascii="Helvetica" w:hAnsi="Helvetica"/>
        </w:rPr>
        <w:t>weak preferences for similar neighbors could lead to segregation</w:t>
      </w:r>
      <w:r w:rsidR="00EC062D">
        <w:rPr>
          <w:rFonts w:ascii="Helvetica" w:hAnsi="Helvetica"/>
        </w:rPr>
        <w:t xml:space="preserve">, </w:t>
      </w:r>
      <w:r w:rsidR="00E104F5">
        <w:rPr>
          <w:rFonts w:ascii="Helvetica" w:hAnsi="Helvetica"/>
        </w:rPr>
        <w:t>he measured “similarity” along</w:t>
      </w:r>
      <w:r w:rsidR="004B412E">
        <w:rPr>
          <w:rFonts w:ascii="Helvetica" w:hAnsi="Helvetica"/>
        </w:rPr>
        <w:t xml:space="preserve"> </w:t>
      </w:r>
      <w:r w:rsidR="003E7251">
        <w:rPr>
          <w:rFonts w:ascii="Helvetica" w:hAnsi="Helvetica"/>
        </w:rPr>
        <w:t>a single dimension</w:t>
      </w:r>
      <w:r w:rsidR="00E104F5">
        <w:rPr>
          <w:rFonts w:ascii="Helvetica" w:hAnsi="Helvetica"/>
        </w:rPr>
        <w:t xml:space="preserve"> </w:t>
      </w:r>
      <w:r w:rsidR="002815C8" w:rsidRPr="00481945">
        <w:rPr>
          <w:rFonts w:ascii="Helvetica" w:hAnsi="Helvetica"/>
          <w:i/>
        </w:rPr>
        <w:t>(4)</w:t>
      </w:r>
      <w:r w:rsidR="00045D67">
        <w:rPr>
          <w:rFonts w:ascii="Helvetica" w:hAnsi="Helvetica"/>
        </w:rPr>
        <w:t xml:space="preserve">. </w:t>
      </w:r>
      <w:r w:rsidR="00EC062D">
        <w:rPr>
          <w:rFonts w:ascii="Helvetica" w:hAnsi="Helvetica"/>
        </w:rPr>
        <w:t xml:space="preserve">When </w:t>
      </w:r>
      <w:r w:rsidR="000E4F10" w:rsidRPr="00481945">
        <w:rPr>
          <w:rFonts w:ascii="Helvetica" w:hAnsi="Helvetica"/>
        </w:rPr>
        <w:t>Watts</w:t>
      </w:r>
      <w:r w:rsidR="002D4518">
        <w:rPr>
          <w:rFonts w:ascii="Helvetica" w:hAnsi="Helvetica"/>
        </w:rPr>
        <w:t xml:space="preserve"> </w:t>
      </w:r>
      <w:r w:rsidR="00465BC9">
        <w:rPr>
          <w:rFonts w:ascii="Helvetica" w:hAnsi="Helvetica"/>
        </w:rPr>
        <w:t>highlighted the</w:t>
      </w:r>
      <w:r w:rsidR="00045D67">
        <w:rPr>
          <w:rFonts w:ascii="Helvetica" w:hAnsi="Helvetica"/>
        </w:rPr>
        <w:t xml:space="preserve"> importance of local network structure </w:t>
      </w:r>
      <w:r w:rsidR="00465BC9">
        <w:rPr>
          <w:rFonts w:ascii="Helvetica" w:hAnsi="Helvetica"/>
        </w:rPr>
        <w:t>for</w:t>
      </w:r>
      <w:r w:rsidR="00045D67">
        <w:rPr>
          <w:rFonts w:ascii="Helvetica" w:hAnsi="Helvetica"/>
        </w:rPr>
        <w:t xml:space="preserve"> the </w:t>
      </w:r>
      <w:r w:rsidR="00465BC9">
        <w:rPr>
          <w:rFonts w:ascii="Helvetica" w:hAnsi="Helvetica"/>
        </w:rPr>
        <w:t xml:space="preserve">initial </w:t>
      </w:r>
      <w:r w:rsidR="00045D67">
        <w:rPr>
          <w:rFonts w:ascii="Helvetica" w:hAnsi="Helvetica"/>
        </w:rPr>
        <w:t>germination of adoption cascade</w:t>
      </w:r>
      <w:r>
        <w:rPr>
          <w:rFonts w:ascii="Helvetica" w:hAnsi="Helvetica"/>
        </w:rPr>
        <w:t>s</w:t>
      </w:r>
      <w:r w:rsidR="00EC062D">
        <w:rPr>
          <w:rFonts w:ascii="Helvetica" w:hAnsi="Helvetica"/>
        </w:rPr>
        <w:t>,</w:t>
      </w:r>
      <w:r w:rsidR="00045D67">
        <w:rPr>
          <w:rFonts w:ascii="Helvetica" w:hAnsi="Helvetica"/>
        </w:rPr>
        <w:t xml:space="preserve"> </w:t>
      </w:r>
      <w:r w:rsidR="00EC062D">
        <w:rPr>
          <w:rFonts w:ascii="Helvetica" w:hAnsi="Helvetica"/>
        </w:rPr>
        <w:t>he</w:t>
      </w:r>
      <w:r w:rsidR="00EC062D">
        <w:rPr>
          <w:rFonts w:ascii="Helvetica" w:hAnsi="Helvetica"/>
        </w:rPr>
        <w:t xml:space="preserve"> limit</w:t>
      </w:r>
      <w:r w:rsidR="00EC062D">
        <w:rPr>
          <w:rFonts w:ascii="Helvetica" w:hAnsi="Helvetica"/>
        </w:rPr>
        <w:t>ed</w:t>
      </w:r>
      <w:r w:rsidR="00EC062D">
        <w:rPr>
          <w:rFonts w:ascii="Helvetica" w:hAnsi="Helvetica"/>
        </w:rPr>
        <w:t xml:space="preserve"> </w:t>
      </w:r>
      <w:r>
        <w:rPr>
          <w:rFonts w:ascii="Helvetica" w:hAnsi="Helvetica"/>
        </w:rPr>
        <w:t xml:space="preserve">his model to one diffusant at a time </w:t>
      </w:r>
      <w:r w:rsidR="000E4F10" w:rsidRPr="00481945">
        <w:rPr>
          <w:rFonts w:ascii="Helvetica" w:hAnsi="Helvetica"/>
          <w:i/>
        </w:rPr>
        <w:t>(</w:t>
      </w:r>
      <w:r w:rsidR="002815C8" w:rsidRPr="00481945">
        <w:rPr>
          <w:rFonts w:ascii="Helvetica" w:hAnsi="Helvetica"/>
          <w:i/>
        </w:rPr>
        <w:t>5</w:t>
      </w:r>
      <w:r w:rsidR="000E4F10" w:rsidRPr="00481945">
        <w:rPr>
          <w:rFonts w:ascii="Helvetica" w:hAnsi="Helvetica"/>
          <w:i/>
        </w:rPr>
        <w:t>)</w:t>
      </w:r>
      <w:r w:rsidR="00045D67">
        <w:rPr>
          <w:rFonts w:ascii="Helvetica" w:hAnsi="Helvetica"/>
        </w:rPr>
        <w:t>.</w:t>
      </w:r>
      <w:r w:rsidR="000E4F10" w:rsidRPr="00481945">
        <w:rPr>
          <w:rFonts w:ascii="Helvetica" w:hAnsi="Helvetica"/>
        </w:rPr>
        <w:t xml:space="preserve"> </w:t>
      </w:r>
      <w:r w:rsidR="00AC1B77" w:rsidRPr="00481945">
        <w:rPr>
          <w:rFonts w:ascii="Helvetica" w:hAnsi="Helvetica"/>
        </w:rPr>
        <w:t xml:space="preserve"> </w:t>
      </w:r>
      <w:r w:rsidR="00EC062D">
        <w:rPr>
          <w:rFonts w:ascii="Helvetica" w:hAnsi="Helvetica"/>
        </w:rPr>
        <w:t xml:space="preserve">When </w:t>
      </w:r>
      <w:r w:rsidR="000E4F10" w:rsidRPr="00481945">
        <w:rPr>
          <w:rFonts w:ascii="Helvetica" w:hAnsi="Helvetica"/>
        </w:rPr>
        <w:t xml:space="preserve">Burt </w:t>
      </w:r>
      <w:r w:rsidR="00045D67">
        <w:rPr>
          <w:rFonts w:ascii="Helvetica" w:hAnsi="Helvetica"/>
        </w:rPr>
        <w:t xml:space="preserve">showed that individuals who </w:t>
      </w:r>
      <w:r w:rsidR="00465BC9">
        <w:rPr>
          <w:rFonts w:ascii="Helvetica" w:hAnsi="Helvetica"/>
        </w:rPr>
        <w:t xml:space="preserve">bridge a gap between strangers can benefit from brokering information between </w:t>
      </w:r>
      <w:r>
        <w:rPr>
          <w:rFonts w:ascii="Helvetica" w:hAnsi="Helvetica"/>
        </w:rPr>
        <w:t>them</w:t>
      </w:r>
      <w:r w:rsidR="00465BC9">
        <w:rPr>
          <w:rFonts w:ascii="Helvetica" w:hAnsi="Helvetica"/>
        </w:rPr>
        <w:t xml:space="preserve">, </w:t>
      </w:r>
      <w:r w:rsidR="00EC062D">
        <w:rPr>
          <w:rFonts w:ascii="Helvetica" w:hAnsi="Helvetica"/>
        </w:rPr>
        <w:t>he assumed that</w:t>
      </w:r>
      <w:r w:rsidR="00465BC9">
        <w:rPr>
          <w:rFonts w:ascii="Helvetica" w:hAnsi="Helvetica"/>
        </w:rPr>
        <w:t xml:space="preserve"> </w:t>
      </w:r>
      <w:r w:rsidR="002303A0">
        <w:rPr>
          <w:rFonts w:ascii="Helvetica" w:hAnsi="Helvetica"/>
        </w:rPr>
        <w:t>all</w:t>
      </w:r>
      <w:r w:rsidR="00465BC9">
        <w:rPr>
          <w:rFonts w:ascii="Helvetica" w:hAnsi="Helvetica"/>
        </w:rPr>
        <w:t xml:space="preserve"> parties share enough common </w:t>
      </w:r>
      <w:r w:rsidR="003E7251">
        <w:rPr>
          <w:rFonts w:ascii="Helvetica" w:hAnsi="Helvetica"/>
        </w:rPr>
        <w:t>understanding</w:t>
      </w:r>
      <w:r w:rsidR="00AC1B77" w:rsidRPr="00481945">
        <w:rPr>
          <w:rFonts w:ascii="Helvetica" w:hAnsi="Helvetica"/>
        </w:rPr>
        <w:t xml:space="preserve"> to make the information transferable in the first place </w:t>
      </w:r>
      <w:r w:rsidR="000E4F10" w:rsidRPr="00481945">
        <w:rPr>
          <w:rFonts w:ascii="Helvetica" w:hAnsi="Helvetica"/>
          <w:i/>
        </w:rPr>
        <w:t>(</w:t>
      </w:r>
      <w:r w:rsidR="002815C8" w:rsidRPr="00481945">
        <w:rPr>
          <w:rFonts w:ascii="Helvetica" w:hAnsi="Helvetica"/>
          <w:i/>
        </w:rPr>
        <w:t>6</w:t>
      </w:r>
      <w:r w:rsidR="000E4F10" w:rsidRPr="00481945">
        <w:rPr>
          <w:rFonts w:ascii="Helvetica" w:hAnsi="Helvetica"/>
          <w:i/>
        </w:rPr>
        <w:t>)</w:t>
      </w:r>
      <w:r w:rsidR="00AC1B77" w:rsidRPr="00481945">
        <w:rPr>
          <w:rFonts w:ascii="Helvetica" w:hAnsi="Helvetica"/>
        </w:rPr>
        <w:t>.</w:t>
      </w:r>
      <w:r w:rsidR="00EC062D">
        <w:rPr>
          <w:rFonts w:ascii="Helvetica" w:hAnsi="Helvetica"/>
        </w:rPr>
        <w:t xml:space="preserve"> When</w:t>
      </w:r>
      <w:r w:rsidR="000E4F10" w:rsidRPr="00481945">
        <w:rPr>
          <w:rFonts w:ascii="Helvetica" w:hAnsi="Helvetica"/>
        </w:rPr>
        <w:t xml:space="preserve"> Kempe, Kleinberg</w:t>
      </w:r>
      <w:r w:rsidR="006D6F2F">
        <w:rPr>
          <w:rFonts w:ascii="Helvetica" w:hAnsi="Helvetica"/>
        </w:rPr>
        <w:t>,</w:t>
      </w:r>
      <w:r w:rsidR="000E4F10" w:rsidRPr="00481945">
        <w:rPr>
          <w:rFonts w:ascii="Helvetica" w:hAnsi="Helvetica"/>
        </w:rPr>
        <w:t xml:space="preserve"> and </w:t>
      </w:r>
      <w:proofErr w:type="spellStart"/>
      <w:r w:rsidR="000E4F10" w:rsidRPr="00481945">
        <w:rPr>
          <w:rFonts w:ascii="Helvetica" w:hAnsi="Helvetica"/>
        </w:rPr>
        <w:t>Tardos</w:t>
      </w:r>
      <w:proofErr w:type="spellEnd"/>
      <w:r w:rsidR="000E4F10" w:rsidRPr="00481945">
        <w:rPr>
          <w:rFonts w:ascii="Helvetica" w:hAnsi="Helvetica"/>
        </w:rPr>
        <w:t xml:space="preserve"> </w:t>
      </w:r>
      <w:r w:rsidR="00AC1B77" w:rsidRPr="00481945">
        <w:rPr>
          <w:rFonts w:ascii="Helvetica" w:hAnsi="Helvetica"/>
        </w:rPr>
        <w:t xml:space="preserve">worked out how to </w:t>
      </w:r>
      <w:r w:rsidR="007659B7">
        <w:rPr>
          <w:rFonts w:ascii="Helvetica" w:hAnsi="Helvetica"/>
        </w:rPr>
        <w:t>promote</w:t>
      </w:r>
      <w:r w:rsidR="00AC1B77" w:rsidRPr="00481945">
        <w:rPr>
          <w:rFonts w:ascii="Helvetica" w:hAnsi="Helvetica"/>
        </w:rPr>
        <w:t xml:space="preserve"> a </w:t>
      </w:r>
      <w:r w:rsidR="00AC1B77" w:rsidRPr="00481945">
        <w:rPr>
          <w:rFonts w:ascii="Helvetica" w:hAnsi="Helvetica"/>
        </w:rPr>
        <w:lastRenderedPageBreak/>
        <w:t xml:space="preserve">belief </w:t>
      </w:r>
      <w:r w:rsidR="006D6F2F">
        <w:rPr>
          <w:rFonts w:ascii="Helvetica" w:hAnsi="Helvetica"/>
        </w:rPr>
        <w:t>to</w:t>
      </w:r>
      <w:r w:rsidR="00AC1B77" w:rsidRPr="00481945">
        <w:rPr>
          <w:rFonts w:ascii="Helvetica" w:hAnsi="Helvetica"/>
        </w:rPr>
        <w:t xml:space="preserve"> maximize its spread,</w:t>
      </w:r>
      <w:r w:rsidR="00EC062D">
        <w:rPr>
          <w:rFonts w:ascii="Helvetica" w:hAnsi="Helvetica"/>
        </w:rPr>
        <w:t xml:space="preserve"> they ignored</w:t>
      </w:r>
      <w:r w:rsidR="00AC1B77" w:rsidRPr="00481945">
        <w:rPr>
          <w:rFonts w:ascii="Helvetica" w:hAnsi="Helvetica"/>
        </w:rPr>
        <w:t xml:space="preserve"> </w:t>
      </w:r>
      <w:r w:rsidR="00EC062D">
        <w:rPr>
          <w:rFonts w:ascii="Helvetica" w:hAnsi="Helvetica"/>
        </w:rPr>
        <w:t xml:space="preserve">the simultaneous spread of </w:t>
      </w:r>
      <w:r w:rsidR="00AC1B77" w:rsidRPr="00481945">
        <w:rPr>
          <w:rFonts w:ascii="Helvetica" w:hAnsi="Helvetica"/>
        </w:rPr>
        <w:t xml:space="preserve">other beliefs in the network </w:t>
      </w:r>
      <w:r w:rsidR="000E4F10" w:rsidRPr="00481945">
        <w:rPr>
          <w:rFonts w:ascii="Helvetica" w:hAnsi="Helvetica"/>
          <w:i/>
        </w:rPr>
        <w:t>(</w:t>
      </w:r>
      <w:r w:rsidR="002815C8" w:rsidRPr="00481945">
        <w:rPr>
          <w:rFonts w:ascii="Helvetica" w:hAnsi="Helvetica"/>
          <w:i/>
        </w:rPr>
        <w:t>7</w:t>
      </w:r>
      <w:r w:rsidR="000E4F10" w:rsidRPr="00481945">
        <w:rPr>
          <w:rFonts w:ascii="Helvetica" w:hAnsi="Helvetica"/>
          <w:i/>
        </w:rPr>
        <w:t>)</w:t>
      </w:r>
      <w:r>
        <w:rPr>
          <w:rFonts w:ascii="Helvetica" w:hAnsi="Helvetica"/>
        </w:rPr>
        <w:t>.</w:t>
      </w:r>
      <w:r w:rsidR="00AC1B77" w:rsidRPr="00481945">
        <w:rPr>
          <w:rFonts w:ascii="Helvetica" w:hAnsi="Helvetica"/>
        </w:rPr>
        <w:t xml:space="preserve"> </w:t>
      </w:r>
      <w:commentRangeStart w:id="12"/>
      <w:r w:rsidR="00B01F06">
        <w:rPr>
          <w:rFonts w:ascii="Helvetica" w:hAnsi="Helvetica"/>
        </w:rPr>
        <w:t>As</w:t>
      </w:r>
      <w:r w:rsidR="006A6D51">
        <w:rPr>
          <w:rFonts w:ascii="Helvetica" w:hAnsi="Helvetica"/>
        </w:rPr>
        <w:t xml:space="preserve"> </w:t>
      </w:r>
      <w:r w:rsidR="002A2CCC">
        <w:rPr>
          <w:rFonts w:ascii="Helvetica" w:hAnsi="Helvetica"/>
        </w:rPr>
        <w:t>a final example</w:t>
      </w:r>
      <w:commentRangeEnd w:id="12"/>
      <w:r w:rsidR="00614091">
        <w:rPr>
          <w:rStyle w:val="CommentReference"/>
        </w:rPr>
        <w:commentReference w:id="12"/>
      </w:r>
      <w:r w:rsidR="002A2CCC">
        <w:rPr>
          <w:rFonts w:ascii="Helvetica" w:hAnsi="Helvetica"/>
        </w:rPr>
        <w:t>,</w:t>
      </w:r>
      <w:r w:rsidR="006B123B">
        <w:rPr>
          <w:rFonts w:ascii="Helvetica" w:hAnsi="Helvetica"/>
        </w:rPr>
        <w:t xml:space="preserve"> </w:t>
      </w:r>
      <w:r w:rsidR="00EC062D">
        <w:rPr>
          <w:rFonts w:ascii="Helvetica" w:hAnsi="Helvetica"/>
        </w:rPr>
        <w:t xml:space="preserve">when </w:t>
      </w:r>
      <w:proofErr w:type="spellStart"/>
      <w:r w:rsidR="00AC1B77" w:rsidRPr="00481945">
        <w:rPr>
          <w:rFonts w:ascii="Helvetica" w:hAnsi="Helvetica"/>
        </w:rPr>
        <w:t>Centola</w:t>
      </w:r>
      <w:proofErr w:type="spellEnd"/>
      <w:r w:rsidR="00AC1B77" w:rsidRPr="00481945">
        <w:rPr>
          <w:rFonts w:ascii="Helvetica" w:hAnsi="Helvetica"/>
        </w:rPr>
        <w:t xml:space="preserve"> and Macy </w:t>
      </w:r>
      <w:r w:rsidR="00B01F06">
        <w:rPr>
          <w:rFonts w:ascii="Helvetica" w:hAnsi="Helvetica"/>
        </w:rPr>
        <w:t>developed</w:t>
      </w:r>
      <w:r w:rsidR="00AC1B77" w:rsidRPr="00481945">
        <w:rPr>
          <w:rFonts w:ascii="Helvetica" w:hAnsi="Helvetica"/>
        </w:rPr>
        <w:t xml:space="preserve"> the theory of complex contagion</w:t>
      </w:r>
      <w:r w:rsidR="00904DD0">
        <w:rPr>
          <w:rFonts w:ascii="Helvetica" w:hAnsi="Helvetica"/>
        </w:rPr>
        <w:t xml:space="preserve">, they </w:t>
      </w:r>
      <w:r w:rsidR="00B01F06">
        <w:rPr>
          <w:rFonts w:ascii="Helvetica" w:hAnsi="Helvetica"/>
        </w:rPr>
        <w:t>specified that</w:t>
      </w:r>
      <w:r w:rsidR="00B01F06" w:rsidRPr="00481945">
        <w:rPr>
          <w:rFonts w:ascii="Helvetica" w:hAnsi="Helvetica"/>
        </w:rPr>
        <w:t xml:space="preserve"> </w:t>
      </w:r>
      <w:r w:rsidR="00AC1B77" w:rsidRPr="00481945">
        <w:rPr>
          <w:rFonts w:ascii="Helvetica" w:hAnsi="Helvetica"/>
        </w:rPr>
        <w:t xml:space="preserve">social reinforcement of the </w:t>
      </w:r>
      <w:r w:rsidR="00AC1B77" w:rsidRPr="00481945">
        <w:rPr>
          <w:rFonts w:ascii="Helvetica" w:hAnsi="Helvetica"/>
          <w:i/>
        </w:rPr>
        <w:t>same</w:t>
      </w:r>
      <w:r w:rsidR="00AC1B77" w:rsidRPr="00481945">
        <w:rPr>
          <w:rFonts w:ascii="Helvetica" w:hAnsi="Helvetica"/>
        </w:rPr>
        <w:t xml:space="preserve"> be</w:t>
      </w:r>
      <w:r w:rsidR="00EC062D">
        <w:rPr>
          <w:rFonts w:ascii="Helvetica" w:hAnsi="Helvetica"/>
        </w:rPr>
        <w:t>havior</w:t>
      </w:r>
      <w:r w:rsidR="00AC1B77" w:rsidRPr="00481945">
        <w:rPr>
          <w:rFonts w:ascii="Helvetica" w:hAnsi="Helvetica"/>
        </w:rPr>
        <w:t xml:space="preserve"> </w:t>
      </w:r>
      <w:r w:rsidR="00B01F06">
        <w:rPr>
          <w:rFonts w:ascii="Helvetica" w:hAnsi="Helvetica"/>
        </w:rPr>
        <w:t>was required for</w:t>
      </w:r>
      <w:r w:rsidR="00AC1B77" w:rsidRPr="00481945">
        <w:rPr>
          <w:rFonts w:ascii="Helvetica" w:hAnsi="Helvetica"/>
        </w:rPr>
        <w:t xml:space="preserve"> </w:t>
      </w:r>
      <w:r w:rsidR="00B01F06">
        <w:rPr>
          <w:rFonts w:ascii="Helvetica" w:hAnsi="Helvetica"/>
        </w:rPr>
        <w:t>individuals to adopt a behavior</w:t>
      </w:r>
      <w:r w:rsidR="00904DD0">
        <w:rPr>
          <w:rFonts w:ascii="Helvetica" w:hAnsi="Helvetica"/>
        </w:rPr>
        <w:t>,</w:t>
      </w:r>
      <w:r w:rsidR="00AC1B77" w:rsidRPr="00481945">
        <w:rPr>
          <w:rFonts w:ascii="Helvetica" w:hAnsi="Helvetica"/>
        </w:rPr>
        <w:t xml:space="preserve"> </w:t>
      </w:r>
      <w:r w:rsidR="00B01F06">
        <w:rPr>
          <w:rFonts w:ascii="Helvetica" w:hAnsi="Helvetica"/>
        </w:rPr>
        <w:t>omitting</w:t>
      </w:r>
      <w:r w:rsidR="00B01F06">
        <w:rPr>
          <w:rFonts w:ascii="Helvetica" w:hAnsi="Helvetica"/>
        </w:rPr>
        <w:t xml:space="preserve"> </w:t>
      </w:r>
      <w:r w:rsidR="00904DD0">
        <w:rPr>
          <w:rFonts w:ascii="Helvetica" w:hAnsi="Helvetica"/>
        </w:rPr>
        <w:t>the</w:t>
      </w:r>
      <w:r w:rsidR="00904DD0">
        <w:rPr>
          <w:rFonts w:ascii="Helvetica" w:hAnsi="Helvetica"/>
        </w:rPr>
        <w:t xml:space="preserve"> </w:t>
      </w:r>
      <w:r w:rsidR="00904DD0">
        <w:rPr>
          <w:rFonts w:ascii="Helvetica" w:hAnsi="Helvetica"/>
        </w:rPr>
        <w:t>possibility that</w:t>
      </w:r>
      <w:r w:rsidR="00AC1B77" w:rsidRPr="00481945">
        <w:rPr>
          <w:rFonts w:ascii="Helvetica" w:hAnsi="Helvetica"/>
        </w:rPr>
        <w:t xml:space="preserve"> related </w:t>
      </w:r>
      <w:r w:rsidR="00EC062D" w:rsidRPr="00481945">
        <w:rPr>
          <w:rFonts w:ascii="Helvetica" w:hAnsi="Helvetica"/>
        </w:rPr>
        <w:t>be</w:t>
      </w:r>
      <w:r w:rsidR="00EC062D">
        <w:rPr>
          <w:rFonts w:ascii="Helvetica" w:hAnsi="Helvetica"/>
        </w:rPr>
        <w:t>haviors</w:t>
      </w:r>
      <w:r w:rsidR="00EC062D" w:rsidRPr="00481945">
        <w:rPr>
          <w:rFonts w:ascii="Helvetica" w:hAnsi="Helvetica"/>
        </w:rPr>
        <w:t xml:space="preserve"> </w:t>
      </w:r>
      <w:r w:rsidR="00904DD0">
        <w:rPr>
          <w:rFonts w:ascii="Helvetica" w:hAnsi="Helvetica"/>
        </w:rPr>
        <w:t>may also support</w:t>
      </w:r>
      <w:r w:rsidR="00904DD0" w:rsidRPr="00481945">
        <w:rPr>
          <w:rFonts w:ascii="Helvetica" w:hAnsi="Helvetica"/>
        </w:rPr>
        <w:t xml:space="preserve"> </w:t>
      </w:r>
      <w:r w:rsidR="00AC1B77" w:rsidRPr="00481945">
        <w:rPr>
          <w:rFonts w:ascii="Helvetica" w:hAnsi="Helvetica"/>
        </w:rPr>
        <w:t xml:space="preserve">adoption </w:t>
      </w:r>
      <w:r w:rsidR="002815C8" w:rsidRPr="00481945">
        <w:rPr>
          <w:rFonts w:ascii="Helvetica" w:hAnsi="Helvetica"/>
          <w:i/>
        </w:rPr>
        <w:t>(8)</w:t>
      </w:r>
      <w:r w:rsidR="00AC1B77" w:rsidRPr="00481945">
        <w:rPr>
          <w:rFonts w:ascii="Helvetica" w:hAnsi="Helvetica"/>
        </w:rPr>
        <w:t>.</w:t>
      </w:r>
    </w:p>
    <w:p w14:paraId="041CB529" w14:textId="2CBE0465" w:rsidR="00C02622" w:rsidRDefault="0064499C">
      <w:pPr>
        <w:pStyle w:val="Teaser"/>
        <w:spacing w:line="480" w:lineRule="auto"/>
        <w:ind w:firstLine="720"/>
        <w:rPr>
          <w:rFonts w:ascii="Helvetica" w:hAnsi="Helvetica"/>
        </w:rPr>
      </w:pPr>
      <w:r>
        <w:rPr>
          <w:rFonts w:ascii="Helvetica" w:hAnsi="Helvetica"/>
        </w:rPr>
        <w:t>Almost all</w:t>
      </w:r>
      <w:r w:rsidR="00AC1B77" w:rsidRPr="00481945">
        <w:rPr>
          <w:rFonts w:ascii="Helvetica" w:hAnsi="Helvetica"/>
        </w:rPr>
        <w:t xml:space="preserve"> empirical </w:t>
      </w:r>
      <w:r>
        <w:rPr>
          <w:rFonts w:ascii="Helvetica" w:hAnsi="Helvetica"/>
        </w:rPr>
        <w:t>studies of</w:t>
      </w:r>
      <w:r w:rsidR="00AC1B77" w:rsidRPr="00481945">
        <w:rPr>
          <w:rFonts w:ascii="Helvetica" w:hAnsi="Helvetica"/>
        </w:rPr>
        <w:t xml:space="preserve"> social contagion </w:t>
      </w:r>
      <w:r w:rsidR="00C02622">
        <w:rPr>
          <w:rFonts w:ascii="Helvetica" w:hAnsi="Helvetica"/>
        </w:rPr>
        <w:t xml:space="preserve">have </w:t>
      </w:r>
      <w:r w:rsidR="00FC59BB">
        <w:rPr>
          <w:rFonts w:ascii="Helvetica" w:hAnsi="Helvetica"/>
        </w:rPr>
        <w:t>consider</w:t>
      </w:r>
      <w:r w:rsidR="00C02622">
        <w:rPr>
          <w:rFonts w:ascii="Helvetica" w:hAnsi="Helvetica"/>
        </w:rPr>
        <w:t>ed</w:t>
      </w:r>
      <w:r w:rsidR="00FC59BB">
        <w:rPr>
          <w:rFonts w:ascii="Helvetica" w:hAnsi="Helvetica"/>
        </w:rPr>
        <w:t xml:space="preserve"> diffusants to be independent of one another</w:t>
      </w:r>
      <w:r w:rsidR="00AC1B77" w:rsidRPr="00481945">
        <w:rPr>
          <w:rFonts w:ascii="Helvetica" w:hAnsi="Helvetica"/>
        </w:rPr>
        <w:t xml:space="preserve">. </w:t>
      </w:r>
      <w:r>
        <w:rPr>
          <w:rFonts w:ascii="Helvetica" w:hAnsi="Helvetica"/>
        </w:rPr>
        <w:t xml:space="preserve">For example, </w:t>
      </w:r>
      <w:commentRangeStart w:id="13"/>
      <w:r w:rsidR="00AC1B77" w:rsidRPr="00481945">
        <w:rPr>
          <w:rFonts w:ascii="Helvetica" w:hAnsi="Helvetica"/>
        </w:rPr>
        <w:t xml:space="preserve">Travers and Milgram’s </w:t>
      </w:r>
      <w:commentRangeEnd w:id="13"/>
      <w:r>
        <w:rPr>
          <w:rStyle w:val="CommentReference"/>
        </w:rPr>
        <w:commentReference w:id="13"/>
      </w:r>
      <w:r w:rsidR="00761556">
        <w:rPr>
          <w:rFonts w:ascii="Helvetica" w:hAnsi="Helvetica"/>
        </w:rPr>
        <w:t>use of chain letters to study</w:t>
      </w:r>
      <w:r w:rsidR="00AC1B77" w:rsidRPr="00481945">
        <w:rPr>
          <w:rFonts w:ascii="Helvetica" w:hAnsi="Helvetica"/>
        </w:rPr>
        <w:t xml:space="preserve"> social network structure </w:t>
      </w:r>
      <w:r w:rsidR="00300EC0" w:rsidRPr="00481945">
        <w:rPr>
          <w:rFonts w:ascii="Helvetica" w:hAnsi="Helvetica"/>
        </w:rPr>
        <w:t xml:space="preserve">may have reached different conclusions if </w:t>
      </w:r>
      <w:r w:rsidR="00400A65">
        <w:rPr>
          <w:rFonts w:ascii="Helvetica" w:hAnsi="Helvetica"/>
        </w:rPr>
        <w:t>individuals</w:t>
      </w:r>
      <w:r w:rsidR="006D6F2F">
        <w:rPr>
          <w:rFonts w:ascii="Helvetica" w:hAnsi="Helvetica"/>
        </w:rPr>
        <w:t>’</w:t>
      </w:r>
      <w:r w:rsidR="00400A65">
        <w:rPr>
          <w:rFonts w:ascii="Helvetica" w:hAnsi="Helvetica"/>
        </w:rPr>
        <w:t xml:space="preserve"> willingness to forward the letter had been influenced by other pieces of mail</w:t>
      </w:r>
      <w:r w:rsidR="00300EC0" w:rsidRPr="00481945">
        <w:rPr>
          <w:rFonts w:ascii="Helvetica" w:hAnsi="Helvetica"/>
        </w:rPr>
        <w:t xml:space="preserve"> </w:t>
      </w:r>
      <w:r w:rsidR="00300EC0" w:rsidRPr="00481945">
        <w:rPr>
          <w:rFonts w:ascii="Helvetica" w:hAnsi="Helvetica"/>
          <w:i/>
        </w:rPr>
        <w:t>(</w:t>
      </w:r>
      <w:r w:rsidR="002815C8" w:rsidRPr="00481945">
        <w:rPr>
          <w:rFonts w:ascii="Helvetica" w:hAnsi="Helvetica"/>
          <w:i/>
        </w:rPr>
        <w:t>9</w:t>
      </w:r>
      <w:r w:rsidR="00300EC0" w:rsidRPr="00481945">
        <w:rPr>
          <w:rFonts w:ascii="Helvetica" w:hAnsi="Helvetica"/>
          <w:i/>
        </w:rPr>
        <w:t>)</w:t>
      </w:r>
      <w:r w:rsidR="00300EC0" w:rsidRPr="00481945">
        <w:rPr>
          <w:rFonts w:ascii="Helvetica" w:hAnsi="Helvetica"/>
        </w:rPr>
        <w:t xml:space="preserve">. </w:t>
      </w:r>
      <w:r w:rsidR="00FC59BB">
        <w:rPr>
          <w:rFonts w:ascii="Helvetica" w:hAnsi="Helvetica"/>
        </w:rPr>
        <w:t xml:space="preserve">Lorenz </w:t>
      </w:r>
      <w:r w:rsidR="00FC59BB" w:rsidRPr="00437052">
        <w:rPr>
          <w:rFonts w:ascii="Helvetica" w:hAnsi="Helvetica"/>
          <w:i/>
        </w:rPr>
        <w:t>et al.</w:t>
      </w:r>
      <w:r w:rsidR="00FC59BB">
        <w:rPr>
          <w:rFonts w:ascii="Helvetica" w:hAnsi="Helvetica"/>
        </w:rPr>
        <w:t xml:space="preserve"> </w:t>
      </w:r>
      <w:r w:rsidR="00436866" w:rsidRPr="00437052">
        <w:rPr>
          <w:rFonts w:ascii="Helvetica" w:hAnsi="Helvetica"/>
          <w:i/>
        </w:rPr>
        <w:t>(10)</w:t>
      </w:r>
      <w:r w:rsidR="00436866">
        <w:rPr>
          <w:rFonts w:ascii="Helvetica" w:hAnsi="Helvetica"/>
        </w:rPr>
        <w:t xml:space="preserve"> </w:t>
      </w:r>
      <w:r w:rsidR="00FC59BB">
        <w:rPr>
          <w:rFonts w:ascii="Helvetica" w:hAnsi="Helvetica"/>
        </w:rPr>
        <w:t>and Muchnik, Aral</w:t>
      </w:r>
      <w:r w:rsidR="006D6F2F">
        <w:rPr>
          <w:rFonts w:ascii="Helvetica" w:hAnsi="Helvetica"/>
        </w:rPr>
        <w:t>,</w:t>
      </w:r>
      <w:r w:rsidR="00FC59BB">
        <w:rPr>
          <w:rFonts w:ascii="Helvetica" w:hAnsi="Helvetica"/>
        </w:rPr>
        <w:t xml:space="preserve"> and Taylor</w:t>
      </w:r>
      <w:r w:rsidR="00436866">
        <w:rPr>
          <w:rFonts w:ascii="Helvetica" w:hAnsi="Helvetica"/>
        </w:rPr>
        <w:t xml:space="preserve"> </w:t>
      </w:r>
      <w:r w:rsidR="00436866" w:rsidRPr="00437052">
        <w:rPr>
          <w:rFonts w:ascii="Helvetica" w:hAnsi="Helvetica"/>
          <w:i/>
        </w:rPr>
        <w:t>(11)</w:t>
      </w:r>
      <w:r w:rsidR="00FC59BB">
        <w:rPr>
          <w:rFonts w:ascii="Helvetica" w:hAnsi="Helvetica"/>
        </w:rPr>
        <w:t xml:space="preserve"> showed that social influence </w:t>
      </w:r>
      <w:r w:rsidR="00C02622">
        <w:rPr>
          <w:rFonts w:ascii="Helvetica" w:hAnsi="Helvetica"/>
        </w:rPr>
        <w:t>undermined</w:t>
      </w:r>
      <w:r w:rsidR="00400A65">
        <w:rPr>
          <w:rFonts w:ascii="Helvetica" w:hAnsi="Helvetica"/>
        </w:rPr>
        <w:t xml:space="preserve"> the “wisdom of crowds” effect</w:t>
      </w:r>
      <w:r w:rsidR="002A2CCC">
        <w:rPr>
          <w:rFonts w:ascii="Helvetica" w:hAnsi="Helvetica"/>
        </w:rPr>
        <w:t xml:space="preserve"> when the crowd assesse</w:t>
      </w:r>
      <w:r w:rsidR="00C02622">
        <w:rPr>
          <w:rFonts w:ascii="Helvetica" w:hAnsi="Helvetica"/>
        </w:rPr>
        <w:t>d</w:t>
      </w:r>
      <w:r w:rsidR="002A2CCC">
        <w:rPr>
          <w:rFonts w:ascii="Helvetica" w:hAnsi="Helvetica"/>
        </w:rPr>
        <w:t xml:space="preserve"> one item at a time</w:t>
      </w:r>
      <w:r w:rsidR="00FC59BB">
        <w:rPr>
          <w:rFonts w:ascii="Helvetica" w:hAnsi="Helvetica"/>
        </w:rPr>
        <w:t xml:space="preserve">.  Rand, </w:t>
      </w:r>
      <w:proofErr w:type="spellStart"/>
      <w:r w:rsidR="00FC59BB">
        <w:rPr>
          <w:rFonts w:ascii="Helvetica" w:hAnsi="Helvetica"/>
        </w:rPr>
        <w:t>Arbesman</w:t>
      </w:r>
      <w:proofErr w:type="spellEnd"/>
      <w:r w:rsidR="006D6F2F">
        <w:rPr>
          <w:rFonts w:ascii="Helvetica" w:hAnsi="Helvetica"/>
        </w:rPr>
        <w:t>,</w:t>
      </w:r>
      <w:r w:rsidR="00FC59BB">
        <w:rPr>
          <w:rFonts w:ascii="Helvetica" w:hAnsi="Helvetica"/>
        </w:rPr>
        <w:t xml:space="preserve"> and Christakis </w:t>
      </w:r>
      <w:r w:rsidR="00436866" w:rsidRPr="00437052">
        <w:rPr>
          <w:rFonts w:ascii="Helvetica" w:hAnsi="Helvetica"/>
          <w:i/>
        </w:rPr>
        <w:t>(12)</w:t>
      </w:r>
      <w:r w:rsidR="00436866">
        <w:rPr>
          <w:rFonts w:ascii="Helvetica" w:hAnsi="Helvetica"/>
        </w:rPr>
        <w:t xml:space="preserve"> </w:t>
      </w:r>
      <w:r w:rsidR="00761556">
        <w:rPr>
          <w:rFonts w:ascii="Helvetica" w:hAnsi="Helvetica"/>
        </w:rPr>
        <w:t xml:space="preserve">and Suri and Watts </w:t>
      </w:r>
      <w:r w:rsidR="00436866" w:rsidRPr="00437052">
        <w:rPr>
          <w:rFonts w:ascii="Helvetica" w:hAnsi="Helvetica"/>
          <w:i/>
        </w:rPr>
        <w:t>(13)</w:t>
      </w:r>
      <w:r w:rsidR="00436866">
        <w:rPr>
          <w:rFonts w:ascii="Helvetica" w:hAnsi="Helvetica"/>
        </w:rPr>
        <w:t xml:space="preserve"> </w:t>
      </w:r>
      <w:r w:rsidR="00761556">
        <w:rPr>
          <w:rFonts w:ascii="Helvetica" w:hAnsi="Helvetica"/>
        </w:rPr>
        <w:t xml:space="preserve">showed </w:t>
      </w:r>
      <w:r w:rsidR="00C02622">
        <w:rPr>
          <w:rFonts w:ascii="Helvetica" w:hAnsi="Helvetica"/>
        </w:rPr>
        <w:t>that</w:t>
      </w:r>
      <w:r w:rsidR="00C02622">
        <w:rPr>
          <w:rFonts w:ascii="Helvetica" w:hAnsi="Helvetica"/>
        </w:rPr>
        <w:t xml:space="preserve"> </w:t>
      </w:r>
      <w:r w:rsidR="00761556">
        <w:rPr>
          <w:rFonts w:ascii="Helvetica" w:hAnsi="Helvetica"/>
        </w:rPr>
        <w:t>social network structure influence</w:t>
      </w:r>
      <w:r w:rsidR="00C02622">
        <w:rPr>
          <w:rFonts w:ascii="Helvetica" w:hAnsi="Helvetica"/>
        </w:rPr>
        <w:t>d</w:t>
      </w:r>
      <w:r w:rsidR="00761556">
        <w:rPr>
          <w:rFonts w:ascii="Helvetica" w:hAnsi="Helvetica"/>
        </w:rPr>
        <w:t xml:space="preserve"> the spread of cooperation, a single social</w:t>
      </w:r>
      <w:commentRangeStart w:id="14"/>
      <w:r w:rsidR="00761556">
        <w:rPr>
          <w:rFonts w:ascii="Helvetica" w:hAnsi="Helvetica"/>
        </w:rPr>
        <w:t xml:space="preserve"> behavior</w:t>
      </w:r>
      <w:commentRangeEnd w:id="14"/>
      <w:r w:rsidR="00EC062D">
        <w:rPr>
          <w:rStyle w:val="CommentReference"/>
        </w:rPr>
        <w:commentReference w:id="14"/>
      </w:r>
      <w:r w:rsidR="00761556">
        <w:rPr>
          <w:rFonts w:ascii="Helvetica" w:hAnsi="Helvetica"/>
          <w:i/>
        </w:rPr>
        <w:t xml:space="preserve">. </w:t>
      </w:r>
      <w:r w:rsidR="00300EC0" w:rsidRPr="00481945">
        <w:rPr>
          <w:rFonts w:ascii="Helvetica" w:hAnsi="Helvetica"/>
        </w:rPr>
        <w:t xml:space="preserve"> </w:t>
      </w:r>
    </w:p>
    <w:p w14:paraId="0A090361" w14:textId="4CE1DDCD" w:rsidR="00886817" w:rsidRPr="00481945" w:rsidRDefault="0073645B">
      <w:pPr>
        <w:pStyle w:val="Teaser"/>
        <w:spacing w:line="480" w:lineRule="auto"/>
        <w:ind w:firstLine="720"/>
        <w:rPr>
          <w:rFonts w:ascii="Helvetica" w:hAnsi="Helvetica"/>
        </w:rPr>
      </w:pPr>
      <w:r>
        <w:rPr>
          <w:rFonts w:ascii="Helvetica" w:hAnsi="Helvetica"/>
        </w:rPr>
        <w:t xml:space="preserve">The independence assumption </w:t>
      </w:r>
      <w:r w:rsidR="00C02622">
        <w:rPr>
          <w:rFonts w:ascii="Helvetica" w:hAnsi="Helvetica"/>
        </w:rPr>
        <w:t>makes for parsimonious theory, and it reduces the complexity and expense of experiments</w:t>
      </w:r>
      <w:r w:rsidR="00300EC0" w:rsidRPr="00481945">
        <w:rPr>
          <w:rFonts w:ascii="Helvetica" w:hAnsi="Helvetica"/>
        </w:rPr>
        <w:t>.</w:t>
      </w:r>
      <w:r w:rsidR="00761556">
        <w:rPr>
          <w:rFonts w:ascii="Helvetica" w:hAnsi="Helvetica"/>
        </w:rPr>
        <w:t xml:space="preserve"> However, s</w:t>
      </w:r>
      <w:r w:rsidR="007C3957">
        <w:rPr>
          <w:rFonts w:ascii="Helvetica" w:hAnsi="Helvetica"/>
        </w:rPr>
        <w:t>cholars of social contagion assum</w:t>
      </w:r>
      <w:r w:rsidR="00C6464E">
        <w:rPr>
          <w:rFonts w:ascii="Helvetica" w:hAnsi="Helvetica"/>
        </w:rPr>
        <w:t>e</w:t>
      </w:r>
      <w:r w:rsidR="007C3957">
        <w:rPr>
          <w:rFonts w:ascii="Helvetica" w:hAnsi="Helvetica"/>
        </w:rPr>
        <w:t xml:space="preserve"> independence between diffusants so frequently and to such productive ends that </w:t>
      </w:r>
      <w:r w:rsidR="0064499C">
        <w:rPr>
          <w:rFonts w:ascii="Helvetica" w:hAnsi="Helvetica"/>
        </w:rPr>
        <w:t>they</w:t>
      </w:r>
      <w:r w:rsidR="0064499C">
        <w:rPr>
          <w:rFonts w:ascii="Helvetica" w:hAnsi="Helvetica"/>
        </w:rPr>
        <w:t xml:space="preserve"> </w:t>
      </w:r>
      <w:r w:rsidR="00761556">
        <w:rPr>
          <w:rFonts w:ascii="Helvetica" w:hAnsi="Helvetica"/>
        </w:rPr>
        <w:t>do not always make th</w:t>
      </w:r>
      <w:r>
        <w:rPr>
          <w:rFonts w:ascii="Helvetica" w:hAnsi="Helvetica"/>
        </w:rPr>
        <w:t>is</w:t>
      </w:r>
      <w:r w:rsidR="00761556">
        <w:rPr>
          <w:rFonts w:ascii="Helvetica" w:hAnsi="Helvetica"/>
        </w:rPr>
        <w:t xml:space="preserve"> assumption explicit</w:t>
      </w:r>
      <w:r w:rsidR="00C02622">
        <w:rPr>
          <w:rFonts w:ascii="Helvetica" w:hAnsi="Helvetica"/>
        </w:rPr>
        <w:t xml:space="preserve">. </w:t>
      </w:r>
      <w:commentRangeStart w:id="15"/>
      <w:r w:rsidR="00C02622">
        <w:rPr>
          <w:rFonts w:ascii="Helvetica" w:hAnsi="Helvetica"/>
        </w:rPr>
        <w:t>This is dangerous</w:t>
      </w:r>
      <w:commentRangeEnd w:id="15"/>
      <w:r w:rsidR="008F0506">
        <w:rPr>
          <w:rStyle w:val="CommentReference"/>
        </w:rPr>
        <w:commentReference w:id="15"/>
      </w:r>
      <w:r w:rsidR="00C02622">
        <w:rPr>
          <w:rFonts w:ascii="Helvetica" w:hAnsi="Helvetica"/>
        </w:rPr>
        <w:t>, in that</w:t>
      </w:r>
      <w:r w:rsidR="00761556">
        <w:rPr>
          <w:rFonts w:ascii="Helvetica" w:hAnsi="Helvetica"/>
        </w:rPr>
        <w:t xml:space="preserve"> readers</w:t>
      </w:r>
      <w:r w:rsidR="00C02622">
        <w:rPr>
          <w:rFonts w:ascii="Helvetica" w:hAnsi="Helvetica"/>
        </w:rPr>
        <w:t xml:space="preserve"> – and occasionally authors themselves </w:t>
      </w:r>
      <w:r w:rsidR="00904DD0">
        <w:rPr>
          <w:rFonts w:ascii="Helvetica" w:hAnsi="Helvetica"/>
        </w:rPr>
        <w:t>–</w:t>
      </w:r>
      <w:r w:rsidR="00904DD0">
        <w:rPr>
          <w:rFonts w:ascii="Helvetica" w:hAnsi="Helvetica"/>
        </w:rPr>
        <w:t xml:space="preserve"> </w:t>
      </w:r>
      <w:del w:id="16" w:author="James" w:date="2020-09-17T09:06:00Z">
        <w:r w:rsidR="00C02622" w:rsidDel="00FD4D31">
          <w:rPr>
            <w:rFonts w:ascii="Helvetica" w:hAnsi="Helvetica"/>
          </w:rPr>
          <w:delText>do</w:delText>
        </w:r>
        <w:r w:rsidR="00761556" w:rsidDel="00FD4D31">
          <w:rPr>
            <w:rFonts w:ascii="Helvetica" w:hAnsi="Helvetica"/>
          </w:rPr>
          <w:delText xml:space="preserve"> not</w:delText>
        </w:r>
        <w:r w:rsidR="00C02622" w:rsidDel="00FD4D31">
          <w:rPr>
            <w:rFonts w:ascii="Helvetica" w:hAnsi="Helvetica"/>
          </w:rPr>
          <w:delText xml:space="preserve"> always</w:delText>
        </w:r>
      </w:del>
      <w:ins w:id="17" w:author="James" w:date="2020-09-17T09:06:00Z">
        <w:r w:rsidR="00FD4D31">
          <w:rPr>
            <w:rFonts w:ascii="Helvetica" w:hAnsi="Helvetica"/>
          </w:rPr>
          <w:t>may not</w:t>
        </w:r>
      </w:ins>
      <w:r w:rsidR="007C3957">
        <w:rPr>
          <w:rFonts w:ascii="Helvetica" w:hAnsi="Helvetica"/>
        </w:rPr>
        <w:t xml:space="preserve"> </w:t>
      </w:r>
      <w:r w:rsidR="00C6464E">
        <w:rPr>
          <w:rFonts w:ascii="Helvetica" w:hAnsi="Helvetica"/>
        </w:rPr>
        <w:t xml:space="preserve">recognize </w:t>
      </w:r>
      <w:r w:rsidR="0064499C">
        <w:rPr>
          <w:rFonts w:ascii="Helvetica" w:hAnsi="Helvetica"/>
        </w:rPr>
        <w:t>that an assumption is being made</w:t>
      </w:r>
      <w:r w:rsidR="007C3957">
        <w:rPr>
          <w:rFonts w:ascii="Helvetica" w:hAnsi="Helvetica"/>
        </w:rPr>
        <w:t xml:space="preserve">. </w:t>
      </w:r>
    </w:p>
    <w:p w14:paraId="66B741BF" w14:textId="592E4F87" w:rsidR="00466513" w:rsidRDefault="002A2CCC" w:rsidP="00300EC0">
      <w:pPr>
        <w:pStyle w:val="Teaser"/>
        <w:spacing w:line="480" w:lineRule="auto"/>
        <w:ind w:firstLine="720"/>
        <w:rPr>
          <w:rFonts w:ascii="Helvetica" w:hAnsi="Helvetica"/>
        </w:rPr>
      </w:pPr>
      <w:r>
        <w:rPr>
          <w:rFonts w:ascii="Helvetica" w:hAnsi="Helvetica"/>
        </w:rPr>
        <w:t>“</w:t>
      </w:r>
      <w:commentRangeStart w:id="18"/>
      <w:r w:rsidR="00400A65">
        <w:rPr>
          <w:rFonts w:ascii="Helvetica" w:hAnsi="Helvetica"/>
        </w:rPr>
        <w:t>In</w:t>
      </w:r>
      <w:r w:rsidR="00886817" w:rsidRPr="00481945">
        <w:rPr>
          <w:rFonts w:ascii="Helvetica" w:hAnsi="Helvetica"/>
        </w:rPr>
        <w:t>terdependent</w:t>
      </w:r>
      <w:commentRangeEnd w:id="18"/>
      <w:r>
        <w:rPr>
          <w:rStyle w:val="CommentReference"/>
        </w:rPr>
        <w:commentReference w:id="18"/>
      </w:r>
      <w:r w:rsidR="00886817" w:rsidRPr="00481945">
        <w:rPr>
          <w:rFonts w:ascii="Helvetica" w:hAnsi="Helvetica"/>
        </w:rPr>
        <w:t xml:space="preserve"> diffusion</w:t>
      </w:r>
      <w:r>
        <w:rPr>
          <w:rFonts w:ascii="Helvetica" w:hAnsi="Helvetica"/>
        </w:rPr>
        <w:t>”</w:t>
      </w:r>
      <w:r w:rsidR="00886817" w:rsidRPr="00481945">
        <w:rPr>
          <w:rFonts w:ascii="Helvetica" w:hAnsi="Helvetica"/>
        </w:rPr>
        <w:t xml:space="preserve"> </w:t>
      </w:r>
      <w:r w:rsidR="00400A65">
        <w:rPr>
          <w:rFonts w:ascii="Helvetica" w:hAnsi="Helvetica"/>
        </w:rPr>
        <w:t>describes any</w:t>
      </w:r>
      <w:r w:rsidR="00886817" w:rsidRPr="00481945">
        <w:rPr>
          <w:rFonts w:ascii="Helvetica" w:hAnsi="Helvetica"/>
        </w:rPr>
        <w:t xml:space="preserve"> </w:t>
      </w:r>
      <w:r w:rsidR="00300EC0" w:rsidRPr="00481945">
        <w:rPr>
          <w:rFonts w:ascii="Helvetica" w:hAnsi="Helvetica"/>
        </w:rPr>
        <w:t>social contagion process</w:t>
      </w:r>
      <w:r w:rsidR="00886817" w:rsidRPr="00481945">
        <w:rPr>
          <w:rFonts w:ascii="Helvetica" w:hAnsi="Helvetica"/>
        </w:rPr>
        <w:t xml:space="preserve"> in which individuals’ likelihood of adopting diffusant A is a function of their current state of adoption of B (C, D, </w:t>
      </w:r>
      <w:r w:rsidR="0064499C">
        <w:rPr>
          <w:rFonts w:ascii="Helvetica" w:hAnsi="Helvetica"/>
        </w:rPr>
        <w:t>etc.</w:t>
      </w:r>
      <w:r w:rsidR="0064499C" w:rsidRPr="00481945">
        <w:rPr>
          <w:rFonts w:ascii="Helvetica" w:hAnsi="Helvetica"/>
        </w:rPr>
        <w:t xml:space="preserve">) </w:t>
      </w:r>
      <w:r w:rsidR="00886817" w:rsidRPr="00481945">
        <w:rPr>
          <w:rFonts w:ascii="Helvetica" w:hAnsi="Helvetica"/>
          <w:i/>
        </w:rPr>
        <w:t>and</w:t>
      </w:r>
      <w:r w:rsidR="00886817" w:rsidRPr="00481945">
        <w:rPr>
          <w:rFonts w:ascii="Helvetica" w:hAnsi="Helvetica"/>
        </w:rPr>
        <w:t xml:space="preserve"> </w:t>
      </w:r>
      <w:r w:rsidR="00F552F6">
        <w:rPr>
          <w:rFonts w:ascii="Helvetica" w:hAnsi="Helvetica"/>
        </w:rPr>
        <w:t xml:space="preserve">in which </w:t>
      </w:r>
      <w:r w:rsidR="00886817" w:rsidRPr="00481945">
        <w:rPr>
          <w:rFonts w:ascii="Helvetica" w:hAnsi="Helvetica"/>
        </w:rPr>
        <w:t xml:space="preserve">their likelihood of adopting B (C, D, </w:t>
      </w:r>
      <w:r w:rsidR="0064499C">
        <w:rPr>
          <w:rFonts w:ascii="Helvetica" w:hAnsi="Helvetica"/>
        </w:rPr>
        <w:t>etc.</w:t>
      </w:r>
      <w:r w:rsidR="0064499C" w:rsidRPr="00481945">
        <w:rPr>
          <w:rFonts w:ascii="Helvetica" w:hAnsi="Helvetica"/>
        </w:rPr>
        <w:t xml:space="preserve">) </w:t>
      </w:r>
      <w:r w:rsidR="00886817" w:rsidRPr="00481945">
        <w:rPr>
          <w:rFonts w:ascii="Helvetica" w:hAnsi="Helvetica"/>
        </w:rPr>
        <w:t xml:space="preserve">is a </w:t>
      </w:r>
      <w:r w:rsidR="00886817" w:rsidRPr="00481945">
        <w:rPr>
          <w:rFonts w:ascii="Helvetica" w:hAnsi="Helvetica"/>
        </w:rPr>
        <w:lastRenderedPageBreak/>
        <w:t>function of their state of adoption of A</w:t>
      </w:r>
      <w:r w:rsidR="00AA2D15">
        <w:rPr>
          <w:rFonts w:ascii="Helvetica" w:hAnsi="Helvetica"/>
        </w:rPr>
        <w:t xml:space="preserve">. </w:t>
      </w:r>
      <w:r w:rsidR="00436866">
        <w:rPr>
          <w:rFonts w:ascii="Helvetica" w:hAnsi="Helvetica"/>
        </w:rPr>
        <w:t>In the social contagion literature, only a few studies explicitly allow for this type of interaction between diffusants</w:t>
      </w:r>
      <w:r w:rsidR="00886817" w:rsidRPr="00481945">
        <w:rPr>
          <w:rFonts w:ascii="Helvetica" w:hAnsi="Helvetica"/>
        </w:rPr>
        <w:t xml:space="preserve">. </w:t>
      </w:r>
      <w:proofErr w:type="spellStart"/>
      <w:r w:rsidR="00886817" w:rsidRPr="00481945">
        <w:rPr>
          <w:rFonts w:ascii="Helvetica" w:hAnsi="Helvetica"/>
        </w:rPr>
        <w:t>Baldassari</w:t>
      </w:r>
      <w:proofErr w:type="spellEnd"/>
      <w:r w:rsidR="00886817" w:rsidRPr="00481945">
        <w:rPr>
          <w:rFonts w:ascii="Helvetica" w:hAnsi="Helvetica"/>
        </w:rPr>
        <w:t xml:space="preserve"> and </w:t>
      </w:r>
      <w:proofErr w:type="spellStart"/>
      <w:r w:rsidR="00886817" w:rsidRPr="00481945">
        <w:rPr>
          <w:rFonts w:ascii="Helvetica" w:hAnsi="Helvetica"/>
        </w:rPr>
        <w:t>Bearman</w:t>
      </w:r>
      <w:proofErr w:type="spellEnd"/>
      <w:r w:rsidR="00886817" w:rsidRPr="00481945">
        <w:rPr>
          <w:rFonts w:ascii="Helvetica" w:hAnsi="Helvetica"/>
        </w:rPr>
        <w:t xml:space="preserve"> </w:t>
      </w:r>
      <w:r w:rsidR="00886817" w:rsidRPr="00481945">
        <w:rPr>
          <w:rFonts w:ascii="Helvetica" w:hAnsi="Helvetica"/>
          <w:i/>
        </w:rPr>
        <w:t>(1</w:t>
      </w:r>
      <w:r w:rsidR="00107378" w:rsidRPr="00481945">
        <w:rPr>
          <w:rFonts w:ascii="Helvetica" w:hAnsi="Helvetica"/>
          <w:i/>
        </w:rPr>
        <w:t>4</w:t>
      </w:r>
      <w:r w:rsidR="00886817" w:rsidRPr="00481945">
        <w:rPr>
          <w:rFonts w:ascii="Helvetica" w:hAnsi="Helvetica"/>
          <w:i/>
        </w:rPr>
        <w:t>)</w:t>
      </w:r>
      <w:r w:rsidR="00886817" w:rsidRPr="00481945">
        <w:rPr>
          <w:rFonts w:ascii="Helvetica" w:hAnsi="Helvetica"/>
        </w:rPr>
        <w:t xml:space="preserve"> and </w:t>
      </w:r>
      <w:proofErr w:type="spellStart"/>
      <w:r w:rsidR="00886817" w:rsidRPr="00481945">
        <w:rPr>
          <w:rFonts w:ascii="Helvetica" w:hAnsi="Helvetica"/>
        </w:rPr>
        <w:t>DellaPosta</w:t>
      </w:r>
      <w:proofErr w:type="spellEnd"/>
      <w:r w:rsidR="00886817" w:rsidRPr="00481945">
        <w:rPr>
          <w:rFonts w:ascii="Helvetica" w:hAnsi="Helvetica"/>
        </w:rPr>
        <w:t xml:space="preserve">, Shi, and Macy </w:t>
      </w:r>
      <w:r w:rsidR="00886817" w:rsidRPr="00481945">
        <w:rPr>
          <w:rFonts w:ascii="Helvetica" w:hAnsi="Helvetica"/>
          <w:i/>
        </w:rPr>
        <w:t>(1</w:t>
      </w:r>
      <w:r w:rsidR="00107378" w:rsidRPr="00481945">
        <w:rPr>
          <w:rFonts w:ascii="Helvetica" w:hAnsi="Helvetica"/>
          <w:i/>
        </w:rPr>
        <w:t>5</w:t>
      </w:r>
      <w:r w:rsidR="00886817" w:rsidRPr="00481945">
        <w:rPr>
          <w:rFonts w:ascii="Helvetica" w:hAnsi="Helvetica"/>
          <w:i/>
        </w:rPr>
        <w:t>)</w:t>
      </w:r>
      <w:r w:rsidR="00886817" w:rsidRPr="00481945">
        <w:rPr>
          <w:rFonts w:ascii="Helvetica" w:hAnsi="Helvetica"/>
        </w:rPr>
        <w:t xml:space="preserve"> both exp</w:t>
      </w:r>
      <w:r w:rsidR="000D090E" w:rsidRPr="00481945">
        <w:rPr>
          <w:rFonts w:ascii="Helvetica" w:hAnsi="Helvetica"/>
        </w:rPr>
        <w:t>l</w:t>
      </w:r>
      <w:r w:rsidR="00886817" w:rsidRPr="00481945">
        <w:rPr>
          <w:rFonts w:ascii="Helvetica" w:hAnsi="Helvetica"/>
        </w:rPr>
        <w:t>ore interdependence that arises when individuals</w:t>
      </w:r>
      <w:r w:rsidR="00C02622">
        <w:rPr>
          <w:rFonts w:ascii="Helvetica" w:hAnsi="Helvetica"/>
        </w:rPr>
        <w:t>’</w:t>
      </w:r>
      <w:r w:rsidR="00886817" w:rsidRPr="00481945">
        <w:rPr>
          <w:rFonts w:ascii="Helvetica" w:hAnsi="Helvetica"/>
        </w:rPr>
        <w:t xml:space="preserve"> </w:t>
      </w:r>
      <w:r w:rsidR="00C02622">
        <w:rPr>
          <w:rFonts w:ascii="Helvetica" w:hAnsi="Helvetica"/>
        </w:rPr>
        <w:t>opinions and preferences</w:t>
      </w:r>
      <w:r w:rsidR="003A6112" w:rsidRPr="00481945">
        <w:rPr>
          <w:rFonts w:ascii="Helvetica" w:hAnsi="Helvetica"/>
        </w:rPr>
        <w:t xml:space="preserve"> </w:t>
      </w:r>
      <w:r w:rsidR="00C02622">
        <w:rPr>
          <w:rFonts w:ascii="Helvetica" w:hAnsi="Helvetica"/>
        </w:rPr>
        <w:t xml:space="preserve">serve to </w:t>
      </w:r>
      <w:r w:rsidR="00886817" w:rsidRPr="00481945">
        <w:rPr>
          <w:rFonts w:ascii="Helvetica" w:hAnsi="Helvetica"/>
        </w:rPr>
        <w:t>signal</w:t>
      </w:r>
      <w:r w:rsidR="00C02622">
        <w:rPr>
          <w:rFonts w:ascii="Helvetica" w:hAnsi="Helvetica"/>
        </w:rPr>
        <w:t xml:space="preserve"> membership in a particular group</w:t>
      </w:r>
      <w:r w:rsidR="000D090E" w:rsidRPr="00481945">
        <w:rPr>
          <w:rFonts w:ascii="Helvetica" w:hAnsi="Helvetica"/>
        </w:rPr>
        <w:t xml:space="preserve">. </w:t>
      </w:r>
      <w:r w:rsidR="00300EC0" w:rsidRPr="00481945">
        <w:rPr>
          <w:rFonts w:ascii="Helvetica" w:hAnsi="Helvetica"/>
        </w:rPr>
        <w:t>In these models</w:t>
      </w:r>
      <w:r w:rsidR="0073645B">
        <w:rPr>
          <w:rFonts w:ascii="Helvetica" w:hAnsi="Helvetica"/>
        </w:rPr>
        <w:t xml:space="preserve">, </w:t>
      </w:r>
      <w:r w:rsidR="00904DD0">
        <w:rPr>
          <w:rFonts w:ascii="Helvetica" w:hAnsi="Helvetica"/>
        </w:rPr>
        <w:t>various</w:t>
      </w:r>
      <w:r w:rsidR="00AA2D94">
        <w:rPr>
          <w:rFonts w:ascii="Helvetica" w:hAnsi="Helvetica"/>
        </w:rPr>
        <w:t xml:space="preserve"> preferences tend to become popular in</w:t>
      </w:r>
      <w:r w:rsidR="00904DD0">
        <w:rPr>
          <w:rFonts w:ascii="Helvetica" w:hAnsi="Helvetica"/>
        </w:rPr>
        <w:t xml:space="preserve"> different</w:t>
      </w:r>
      <w:r w:rsidR="00AA2D94">
        <w:rPr>
          <w:rFonts w:ascii="Helvetica" w:hAnsi="Helvetica"/>
        </w:rPr>
        <w:t xml:space="preserve"> parts of the social network</w:t>
      </w:r>
      <w:r w:rsidR="000D090E" w:rsidRPr="00481945">
        <w:rPr>
          <w:rFonts w:ascii="Helvetica" w:hAnsi="Helvetica"/>
        </w:rPr>
        <w:t xml:space="preserve">, </w:t>
      </w:r>
      <w:r w:rsidR="00501835">
        <w:rPr>
          <w:rFonts w:ascii="Helvetica" w:hAnsi="Helvetica"/>
        </w:rPr>
        <w:t>and</w:t>
      </w:r>
      <w:r w:rsidR="000D090E" w:rsidRPr="00481945">
        <w:rPr>
          <w:rFonts w:ascii="Helvetica" w:hAnsi="Helvetica"/>
        </w:rPr>
        <w:t xml:space="preserve"> positions on political issues become associated with lifestyle choices. </w:t>
      </w:r>
      <w:proofErr w:type="spellStart"/>
      <w:r w:rsidR="000D090E" w:rsidRPr="00481945">
        <w:rPr>
          <w:rFonts w:ascii="Helvetica" w:hAnsi="Helvetica"/>
        </w:rPr>
        <w:t>Friedkin</w:t>
      </w:r>
      <w:proofErr w:type="spellEnd"/>
      <w:r w:rsidR="000D090E" w:rsidRPr="00481945">
        <w:rPr>
          <w:rFonts w:ascii="Helvetica" w:hAnsi="Helvetica"/>
        </w:rPr>
        <w:t xml:space="preserve"> et al. </w:t>
      </w:r>
      <w:r w:rsidR="000D090E" w:rsidRPr="00481945">
        <w:rPr>
          <w:rFonts w:ascii="Helvetica" w:hAnsi="Helvetica"/>
          <w:i/>
        </w:rPr>
        <w:t>(</w:t>
      </w:r>
      <w:r w:rsidR="00107378" w:rsidRPr="00481945">
        <w:rPr>
          <w:rFonts w:ascii="Helvetica" w:hAnsi="Helvetica"/>
          <w:i/>
        </w:rPr>
        <w:t>16</w:t>
      </w:r>
      <w:r w:rsidR="000D090E" w:rsidRPr="00481945">
        <w:rPr>
          <w:rFonts w:ascii="Helvetica" w:hAnsi="Helvetica"/>
          <w:i/>
        </w:rPr>
        <w:t>)</w:t>
      </w:r>
      <w:r w:rsidR="000D090E" w:rsidRPr="00481945">
        <w:rPr>
          <w:rFonts w:ascii="Helvetica" w:hAnsi="Helvetica"/>
        </w:rPr>
        <w:t xml:space="preserve"> and Goldberg and Stein </w:t>
      </w:r>
      <w:r w:rsidR="009724AA" w:rsidRPr="00481945">
        <w:rPr>
          <w:rFonts w:ascii="Helvetica" w:hAnsi="Helvetica"/>
          <w:i/>
        </w:rPr>
        <w:t>(</w:t>
      </w:r>
      <w:r w:rsidR="00107378" w:rsidRPr="00481945">
        <w:rPr>
          <w:rFonts w:ascii="Helvetica" w:hAnsi="Helvetica"/>
          <w:i/>
        </w:rPr>
        <w:t>17</w:t>
      </w:r>
      <w:r w:rsidR="009724AA" w:rsidRPr="00481945">
        <w:rPr>
          <w:rFonts w:ascii="Helvetica" w:hAnsi="Helvetica"/>
          <w:i/>
        </w:rPr>
        <w:t>)</w:t>
      </w:r>
      <w:r w:rsidR="009724AA">
        <w:rPr>
          <w:rFonts w:ascii="Helvetica" w:hAnsi="Helvetica"/>
        </w:rPr>
        <w:t xml:space="preserve"> </w:t>
      </w:r>
      <w:r w:rsidR="000D090E" w:rsidRPr="00481945">
        <w:rPr>
          <w:rFonts w:ascii="Helvetica" w:hAnsi="Helvetica"/>
        </w:rPr>
        <w:t xml:space="preserve">explore interdependence that arises </w:t>
      </w:r>
      <w:r w:rsidR="008C0A40">
        <w:rPr>
          <w:rFonts w:ascii="Helvetica" w:hAnsi="Helvetica"/>
        </w:rPr>
        <w:t>from</w:t>
      </w:r>
      <w:r w:rsidR="00300EC0" w:rsidRPr="00481945">
        <w:rPr>
          <w:rFonts w:ascii="Helvetica" w:hAnsi="Helvetica"/>
        </w:rPr>
        <w:t xml:space="preserve"> logical interactions between diffusants</w:t>
      </w:r>
      <w:r w:rsidR="00904DD0">
        <w:rPr>
          <w:rFonts w:ascii="Helvetica" w:hAnsi="Helvetica"/>
        </w:rPr>
        <w:t xml:space="preserve"> and</w:t>
      </w:r>
      <w:commentRangeStart w:id="19"/>
      <w:r w:rsidR="00EC062D">
        <w:rPr>
          <w:rFonts w:ascii="Helvetica" w:hAnsi="Helvetica"/>
        </w:rPr>
        <w:t xml:space="preserve"> </w:t>
      </w:r>
      <w:del w:id="20" w:author="James" w:date="2020-09-17T09:06:00Z">
        <w:r w:rsidR="006D6F2F" w:rsidDel="00FD4D31">
          <w:rPr>
            <w:rFonts w:ascii="Helvetica" w:hAnsi="Helvetica"/>
          </w:rPr>
          <w:delText>observ</w:delText>
        </w:r>
        <w:r w:rsidR="00EC062D" w:rsidDel="00FD4D31">
          <w:rPr>
            <w:rFonts w:ascii="Helvetica" w:hAnsi="Helvetica"/>
          </w:rPr>
          <w:delText>e</w:delText>
        </w:r>
        <w:r w:rsidR="00300EC0" w:rsidRPr="00481945" w:rsidDel="00FD4D31">
          <w:rPr>
            <w:rFonts w:ascii="Helvetica" w:hAnsi="Helvetica"/>
          </w:rPr>
          <w:delText xml:space="preserve"> </w:delText>
        </w:r>
      </w:del>
      <w:ins w:id="21" w:author="James" w:date="2020-09-17T09:06:00Z">
        <w:r w:rsidR="00FD4D31">
          <w:rPr>
            <w:rFonts w:ascii="Helvetica" w:hAnsi="Helvetica"/>
          </w:rPr>
          <w:t>simulate</w:t>
        </w:r>
        <w:r w:rsidR="00FD4D31" w:rsidRPr="00481945">
          <w:rPr>
            <w:rFonts w:ascii="Helvetica" w:hAnsi="Helvetica"/>
          </w:rPr>
          <w:t xml:space="preserve"> </w:t>
        </w:r>
      </w:ins>
      <w:r w:rsidR="00300EC0" w:rsidRPr="00481945">
        <w:rPr>
          <w:rFonts w:ascii="Helvetica" w:hAnsi="Helvetica"/>
        </w:rPr>
        <w:t xml:space="preserve">the </w:t>
      </w:r>
      <w:del w:id="22" w:author="James" w:date="2020-09-17T09:06:00Z">
        <w:r w:rsidR="00300EC0" w:rsidRPr="00481945" w:rsidDel="00FD4D31">
          <w:rPr>
            <w:rFonts w:ascii="Helvetica" w:hAnsi="Helvetica"/>
          </w:rPr>
          <w:delText xml:space="preserve">evolution </w:delText>
        </w:r>
      </w:del>
      <w:ins w:id="23" w:author="James" w:date="2020-09-17T09:06:00Z">
        <w:r w:rsidR="00FD4D31">
          <w:rPr>
            <w:rFonts w:ascii="Helvetica" w:hAnsi="Helvetica"/>
          </w:rPr>
          <w:t>emergence</w:t>
        </w:r>
        <w:r w:rsidR="00FD4D31" w:rsidRPr="00481945">
          <w:rPr>
            <w:rFonts w:ascii="Helvetica" w:hAnsi="Helvetica"/>
          </w:rPr>
          <w:t xml:space="preserve"> </w:t>
        </w:r>
      </w:ins>
      <w:r w:rsidR="00300EC0" w:rsidRPr="00481945">
        <w:rPr>
          <w:rFonts w:ascii="Helvetica" w:hAnsi="Helvetica"/>
        </w:rPr>
        <w:t xml:space="preserve">of polarization </w:t>
      </w:r>
      <w:r w:rsidR="00F552F6">
        <w:rPr>
          <w:rFonts w:ascii="Helvetica" w:hAnsi="Helvetica"/>
        </w:rPr>
        <w:t>or</w:t>
      </w:r>
      <w:r w:rsidR="00300EC0" w:rsidRPr="00481945">
        <w:rPr>
          <w:rFonts w:ascii="Helvetica" w:hAnsi="Helvetica"/>
        </w:rPr>
        <w:t xml:space="preserve"> consensus</w:t>
      </w:r>
      <w:commentRangeEnd w:id="19"/>
      <w:r w:rsidR="00EC062D">
        <w:rPr>
          <w:rStyle w:val="CommentReference"/>
        </w:rPr>
        <w:commentReference w:id="19"/>
      </w:r>
      <w:r w:rsidR="00904DD0">
        <w:rPr>
          <w:rFonts w:ascii="Helvetica" w:hAnsi="Helvetica"/>
        </w:rPr>
        <w:t>.</w:t>
      </w:r>
      <w:r w:rsidR="003A6112">
        <w:rPr>
          <w:rFonts w:ascii="Helvetica" w:hAnsi="Helvetica"/>
        </w:rPr>
        <w:t xml:space="preserve"> While they do</w:t>
      </w:r>
      <w:r w:rsidR="00721B7D">
        <w:rPr>
          <w:rFonts w:ascii="Helvetica" w:hAnsi="Helvetica"/>
        </w:rPr>
        <w:t xml:space="preserve"> not</w:t>
      </w:r>
      <w:r w:rsidR="003A6112">
        <w:rPr>
          <w:rFonts w:ascii="Helvetica" w:hAnsi="Helvetica"/>
        </w:rPr>
        <w:t xml:space="preserve"> </w:t>
      </w:r>
      <w:r w:rsidR="00721B7D">
        <w:rPr>
          <w:rFonts w:ascii="Helvetica" w:hAnsi="Helvetica"/>
        </w:rPr>
        <w:t>explicitly compare</w:t>
      </w:r>
      <w:r w:rsidR="003A6112">
        <w:rPr>
          <w:rFonts w:ascii="Helvetica" w:hAnsi="Helvetica"/>
        </w:rPr>
        <w:t xml:space="preserve"> independent and interdependent diffusion</w:t>
      </w:r>
      <w:r w:rsidR="00AA2D94">
        <w:rPr>
          <w:rFonts w:ascii="Helvetica" w:hAnsi="Helvetica"/>
        </w:rPr>
        <w:t>,</w:t>
      </w:r>
      <w:r w:rsidR="004B412E">
        <w:rPr>
          <w:rFonts w:ascii="Helvetica" w:hAnsi="Helvetica"/>
        </w:rPr>
        <w:t xml:space="preserve"> and</w:t>
      </w:r>
      <w:r w:rsidR="006A6D51">
        <w:rPr>
          <w:rFonts w:ascii="Helvetica" w:hAnsi="Helvetica"/>
        </w:rPr>
        <w:t xml:space="preserve"> they</w:t>
      </w:r>
      <w:r w:rsidR="004B412E">
        <w:rPr>
          <w:rFonts w:ascii="Helvetica" w:hAnsi="Helvetica"/>
        </w:rPr>
        <w:t xml:space="preserve"> have not tested their theories empirically,</w:t>
      </w:r>
      <w:r w:rsidR="003A6112">
        <w:rPr>
          <w:rFonts w:ascii="Helvetica" w:hAnsi="Helvetica"/>
        </w:rPr>
        <w:t xml:space="preserve"> </w:t>
      </w:r>
      <w:r w:rsidR="004B412E">
        <w:rPr>
          <w:rFonts w:ascii="Helvetica" w:hAnsi="Helvetica"/>
        </w:rPr>
        <w:t>these papers</w:t>
      </w:r>
      <w:r w:rsidR="006A6D51">
        <w:rPr>
          <w:rStyle w:val="FootnoteReference"/>
          <w:rFonts w:ascii="Helvetica" w:hAnsi="Helvetica"/>
        </w:rPr>
        <w:footnoteReference w:id="2"/>
      </w:r>
      <w:r w:rsidR="00904DD0">
        <w:rPr>
          <w:rFonts w:ascii="Helvetica" w:hAnsi="Helvetica"/>
        </w:rPr>
        <w:t xml:space="preserve"> </w:t>
      </w:r>
      <w:r w:rsidR="00721B7D">
        <w:rPr>
          <w:rFonts w:ascii="Helvetica" w:hAnsi="Helvetica"/>
        </w:rPr>
        <w:t>suggest</w:t>
      </w:r>
      <w:r w:rsidR="00137335" w:rsidRPr="00481945">
        <w:rPr>
          <w:rFonts w:ascii="Helvetica" w:hAnsi="Helvetica"/>
        </w:rPr>
        <w:t xml:space="preserve"> that scholars of social contagion should </w:t>
      </w:r>
      <w:r w:rsidR="009724AA">
        <w:rPr>
          <w:rFonts w:ascii="Helvetica" w:hAnsi="Helvetica"/>
        </w:rPr>
        <w:t>reassess</w:t>
      </w:r>
      <w:r w:rsidR="00137335" w:rsidRPr="00481945">
        <w:rPr>
          <w:rFonts w:ascii="Helvetica" w:hAnsi="Helvetica"/>
        </w:rPr>
        <w:t xml:space="preserve"> the common </w:t>
      </w:r>
      <w:commentRangeStart w:id="24"/>
      <w:r w:rsidR="00137335" w:rsidRPr="00481945">
        <w:rPr>
          <w:rFonts w:ascii="Helvetica" w:hAnsi="Helvetica"/>
        </w:rPr>
        <w:t>assumption of independen</w:t>
      </w:r>
      <w:r w:rsidR="008C0A40">
        <w:rPr>
          <w:rFonts w:ascii="Helvetica" w:hAnsi="Helvetica"/>
        </w:rPr>
        <w:t>ce between diffusants</w:t>
      </w:r>
      <w:commentRangeEnd w:id="24"/>
      <w:r w:rsidR="00EC062D">
        <w:rPr>
          <w:rStyle w:val="CommentReference"/>
        </w:rPr>
        <w:commentReference w:id="24"/>
      </w:r>
      <w:r w:rsidR="00137335" w:rsidRPr="00481945">
        <w:rPr>
          <w:rFonts w:ascii="Helvetica" w:hAnsi="Helvetica"/>
        </w:rPr>
        <w:t xml:space="preserve">. </w:t>
      </w:r>
    </w:p>
    <w:p w14:paraId="65A6DA5B" w14:textId="4D313842" w:rsidR="00137335" w:rsidRDefault="00400A65" w:rsidP="001F36A4">
      <w:pPr>
        <w:pStyle w:val="Teaser"/>
        <w:spacing w:line="480" w:lineRule="auto"/>
        <w:ind w:firstLine="720"/>
        <w:rPr>
          <w:rFonts w:ascii="Helvetica" w:hAnsi="Helvetica"/>
        </w:rPr>
      </w:pPr>
      <w:r>
        <w:rPr>
          <w:rFonts w:ascii="Helvetica" w:hAnsi="Helvetica"/>
        </w:rPr>
        <w:t xml:space="preserve">This paper begins such a reassessment. </w:t>
      </w:r>
      <w:commentRangeStart w:id="25"/>
      <w:r w:rsidR="00137335" w:rsidRPr="00481945">
        <w:rPr>
          <w:rFonts w:ascii="Helvetica" w:hAnsi="Helvetica"/>
        </w:rPr>
        <w:t>How</w:t>
      </w:r>
      <w:commentRangeEnd w:id="25"/>
      <w:r w:rsidR="004B412E">
        <w:rPr>
          <w:rStyle w:val="CommentReference"/>
        </w:rPr>
        <w:commentReference w:id="25"/>
      </w:r>
      <w:r w:rsidR="00137335" w:rsidRPr="00481945">
        <w:rPr>
          <w:rFonts w:ascii="Helvetica" w:hAnsi="Helvetica"/>
        </w:rPr>
        <w:t xml:space="preserve"> much does interdependence </w:t>
      </w:r>
      <w:r w:rsidR="00137335" w:rsidRPr="00481945">
        <w:rPr>
          <w:rFonts w:ascii="Helvetica" w:hAnsi="Helvetica"/>
          <w:i/>
        </w:rPr>
        <w:t>matter</w:t>
      </w:r>
      <w:r w:rsidR="00137335" w:rsidRPr="00481945">
        <w:rPr>
          <w:rFonts w:ascii="Helvetica" w:hAnsi="Helvetica"/>
        </w:rPr>
        <w:t>? I</w:t>
      </w:r>
      <w:r w:rsidR="004B412E">
        <w:rPr>
          <w:rFonts w:ascii="Helvetica" w:hAnsi="Helvetica"/>
        </w:rPr>
        <w:t>n addressing this question, I</w:t>
      </w:r>
      <w:r w:rsidR="00137335" w:rsidRPr="00481945">
        <w:rPr>
          <w:rFonts w:ascii="Helvetica" w:hAnsi="Helvetica"/>
        </w:rPr>
        <w:t xml:space="preserve"> argue that interdependence matters to scholars and practitioners if it 1) </w:t>
      </w:r>
      <w:r w:rsidR="00F552F6">
        <w:rPr>
          <w:rFonts w:ascii="Helvetica" w:hAnsi="Helvetica"/>
        </w:rPr>
        <w:t>generates</w:t>
      </w:r>
      <w:r w:rsidR="00137335" w:rsidRPr="00481945">
        <w:rPr>
          <w:rFonts w:ascii="Helvetica" w:hAnsi="Helvetica"/>
        </w:rPr>
        <w:t xml:space="preserve"> new sociological processes, 2) suggests new observable outcomes, and 3) has practical consequences for communication </w:t>
      </w:r>
      <w:r w:rsidR="00061D02">
        <w:rPr>
          <w:rFonts w:ascii="Helvetica" w:hAnsi="Helvetica"/>
        </w:rPr>
        <w:t xml:space="preserve">and </w:t>
      </w:r>
      <w:r w:rsidR="00721B7D">
        <w:rPr>
          <w:rFonts w:ascii="Helvetica" w:hAnsi="Helvetica"/>
        </w:rPr>
        <w:t>social</w:t>
      </w:r>
      <w:r w:rsidR="00137335" w:rsidRPr="00481945">
        <w:rPr>
          <w:rFonts w:ascii="Helvetica" w:hAnsi="Helvetica"/>
        </w:rPr>
        <w:t xml:space="preserve"> policy. If these</w:t>
      </w:r>
      <w:r w:rsidR="00402FB1" w:rsidRPr="00481945">
        <w:rPr>
          <w:rFonts w:ascii="Helvetica" w:hAnsi="Helvetica"/>
        </w:rPr>
        <w:t xml:space="preserve"> results</w:t>
      </w:r>
      <w:r w:rsidR="00137335" w:rsidRPr="00481945">
        <w:rPr>
          <w:rFonts w:ascii="Helvetica" w:hAnsi="Helvetica"/>
        </w:rPr>
        <w:t xml:space="preserve"> are not observed then the assumption of independence is sufficient. If they are observed, </w:t>
      </w:r>
      <w:commentRangeStart w:id="26"/>
      <w:r w:rsidR="00137335" w:rsidRPr="00481945">
        <w:rPr>
          <w:rFonts w:ascii="Helvetica" w:hAnsi="Helvetica"/>
        </w:rPr>
        <w:t xml:space="preserve">much work remains to </w:t>
      </w:r>
      <w:r w:rsidR="00402FB1" w:rsidRPr="00481945">
        <w:rPr>
          <w:rFonts w:ascii="Helvetica" w:hAnsi="Helvetica"/>
        </w:rPr>
        <w:t xml:space="preserve">understand how interdependence </w:t>
      </w:r>
      <w:r w:rsidR="0073645B">
        <w:rPr>
          <w:rFonts w:ascii="Helvetica" w:hAnsi="Helvetica"/>
        </w:rPr>
        <w:t>changes</w:t>
      </w:r>
      <w:r w:rsidR="0073645B" w:rsidRPr="00481945">
        <w:rPr>
          <w:rFonts w:ascii="Helvetica" w:hAnsi="Helvetica"/>
        </w:rPr>
        <w:t xml:space="preserve"> </w:t>
      </w:r>
      <w:r w:rsidR="00402FB1" w:rsidRPr="00481945">
        <w:rPr>
          <w:rFonts w:ascii="Helvetica" w:hAnsi="Helvetica"/>
        </w:rPr>
        <w:t>our understanding of social contagion</w:t>
      </w:r>
      <w:commentRangeEnd w:id="26"/>
      <w:r w:rsidR="00904DD0">
        <w:rPr>
          <w:rStyle w:val="CommentReference"/>
        </w:rPr>
        <w:commentReference w:id="26"/>
      </w:r>
      <w:r w:rsidR="00402FB1" w:rsidRPr="00481945">
        <w:rPr>
          <w:rFonts w:ascii="Helvetica" w:hAnsi="Helvetica"/>
        </w:rPr>
        <w:t>.</w:t>
      </w:r>
    </w:p>
    <w:p w14:paraId="31D16C7F" w14:textId="439C4B1B" w:rsidR="00400A65" w:rsidRDefault="00400A65" w:rsidP="001F36A4">
      <w:pPr>
        <w:pStyle w:val="Teaser"/>
        <w:spacing w:line="480" w:lineRule="auto"/>
        <w:ind w:firstLine="720"/>
        <w:rPr>
          <w:rFonts w:ascii="Helvetica" w:hAnsi="Helvetica"/>
        </w:rPr>
      </w:pPr>
      <w:r>
        <w:rPr>
          <w:rFonts w:ascii="Helvetica" w:hAnsi="Helvetica"/>
        </w:rPr>
        <w:t xml:space="preserve">This </w:t>
      </w:r>
      <w:commentRangeStart w:id="27"/>
      <w:r>
        <w:rPr>
          <w:rFonts w:ascii="Helvetica" w:hAnsi="Helvetica"/>
        </w:rPr>
        <w:t>paper</w:t>
      </w:r>
      <w:commentRangeEnd w:id="27"/>
      <w:r w:rsidR="002A2CCC">
        <w:rPr>
          <w:rStyle w:val="CommentReference"/>
        </w:rPr>
        <w:commentReference w:id="27"/>
      </w:r>
      <w:r>
        <w:rPr>
          <w:rFonts w:ascii="Helvetica" w:hAnsi="Helvetica"/>
        </w:rPr>
        <w:t xml:space="preserve"> uncovers two new sociological processes that are unique to interdependent diffusion and which cannot be reduced to the familiar influences of </w:t>
      </w:r>
      <w:r>
        <w:rPr>
          <w:rFonts w:ascii="Helvetica" w:hAnsi="Helvetica"/>
        </w:rPr>
        <w:lastRenderedPageBreak/>
        <w:t>network structure, homophily, social reinforcement, or demographics. First, when beliefs</w:t>
      </w:r>
      <w:r w:rsidR="002A2CCC">
        <w:rPr>
          <w:rStyle w:val="FootnoteReference"/>
          <w:rFonts w:ascii="Helvetica" w:hAnsi="Helvetica"/>
        </w:rPr>
        <w:footnoteReference w:id="3"/>
      </w:r>
      <w:r>
        <w:rPr>
          <w:rFonts w:ascii="Helvetica" w:hAnsi="Helvetica"/>
        </w:rPr>
        <w:t xml:space="preserve"> support one another’s adoption, they can “snowball” through a population to reach a far broader audience than any may have reached on its own. Secondly, when individuals </w:t>
      </w:r>
      <w:commentRangeStart w:id="28"/>
      <w:r w:rsidR="006A6D51">
        <w:rPr>
          <w:rFonts w:ascii="Helvetica" w:hAnsi="Helvetica"/>
        </w:rPr>
        <w:t>have</w:t>
      </w:r>
      <w:r w:rsidR="006A6D51">
        <w:rPr>
          <w:rFonts w:ascii="Helvetica" w:hAnsi="Helvetica"/>
        </w:rPr>
        <w:t xml:space="preserve"> </w:t>
      </w:r>
      <w:r w:rsidR="006A6D51">
        <w:rPr>
          <w:rFonts w:ascii="Helvetica" w:hAnsi="Helvetica"/>
        </w:rPr>
        <w:t>similar belief sets</w:t>
      </w:r>
      <w:commentRangeEnd w:id="28"/>
      <w:r w:rsidR="006A6D51">
        <w:rPr>
          <w:rStyle w:val="CommentReference"/>
        </w:rPr>
        <w:commentReference w:id="28"/>
      </w:r>
      <w:r>
        <w:rPr>
          <w:rFonts w:ascii="Helvetica" w:hAnsi="Helvetica"/>
        </w:rPr>
        <w:t xml:space="preserve">, they are more likely to respond in </w:t>
      </w:r>
      <w:r w:rsidR="006A6D51">
        <w:rPr>
          <w:rFonts w:ascii="Helvetica" w:hAnsi="Helvetica"/>
        </w:rPr>
        <w:t>the same way</w:t>
      </w:r>
      <w:r>
        <w:rPr>
          <w:rFonts w:ascii="Helvetica" w:hAnsi="Helvetica"/>
        </w:rPr>
        <w:t xml:space="preserve"> to new beliefs to which they are exposed</w:t>
      </w:r>
      <w:r w:rsidR="006A6D51">
        <w:rPr>
          <w:rFonts w:ascii="Helvetica" w:hAnsi="Helvetica"/>
        </w:rPr>
        <w:t xml:space="preserve">, </w:t>
      </w:r>
      <w:r>
        <w:rPr>
          <w:rFonts w:ascii="Helvetica" w:hAnsi="Helvetica"/>
        </w:rPr>
        <w:t>and so become yet more similar.</w:t>
      </w:r>
    </w:p>
    <w:p w14:paraId="006DC621" w14:textId="3464B981" w:rsidR="00400A65" w:rsidRDefault="00400A65" w:rsidP="00400A65">
      <w:pPr>
        <w:pStyle w:val="Teaser"/>
        <w:spacing w:line="480" w:lineRule="auto"/>
        <w:ind w:firstLine="720"/>
        <w:rPr>
          <w:rFonts w:ascii="Helvetica" w:hAnsi="Helvetica"/>
        </w:rPr>
      </w:pPr>
      <w:commentRangeStart w:id="29"/>
      <w:r>
        <w:rPr>
          <w:rFonts w:ascii="Helvetica" w:hAnsi="Helvetica"/>
        </w:rPr>
        <w:t>Simulations</w:t>
      </w:r>
      <w:commentRangeEnd w:id="29"/>
      <w:r w:rsidR="002A2CCC">
        <w:rPr>
          <w:rStyle w:val="CommentReference"/>
        </w:rPr>
        <w:commentReference w:id="29"/>
      </w:r>
      <w:r>
        <w:rPr>
          <w:rFonts w:ascii="Helvetica" w:hAnsi="Helvetica"/>
        </w:rPr>
        <w:t xml:space="preserve"> in this paper predict that shared “worldviews” will emerge spontaneously from the process of interdependent diffusion. Specifically, subsets of a population will </w:t>
      </w:r>
      <w:r w:rsidRPr="00400A65">
        <w:rPr>
          <w:rFonts w:ascii="Helvetica" w:hAnsi="Helvetica"/>
        </w:rPr>
        <w:t xml:space="preserve">come to share a set of interconnected beliefs </w:t>
      </w:r>
      <w:r>
        <w:rPr>
          <w:rFonts w:ascii="Helvetica" w:hAnsi="Helvetica"/>
        </w:rPr>
        <w:t>(</w:t>
      </w:r>
      <w:r w:rsidRPr="00400A65">
        <w:rPr>
          <w:rFonts w:ascii="Helvetica" w:hAnsi="Helvetica"/>
        </w:rPr>
        <w:t>and reject other</w:t>
      </w:r>
      <w:r>
        <w:rPr>
          <w:rFonts w:ascii="Helvetica" w:hAnsi="Helvetica"/>
        </w:rPr>
        <w:t>s</w:t>
      </w:r>
      <w:r w:rsidRPr="00400A65">
        <w:rPr>
          <w:rFonts w:ascii="Helvetica" w:hAnsi="Helvetica"/>
        </w:rPr>
        <w:t xml:space="preserve"> </w:t>
      </w:r>
      <w:r>
        <w:rPr>
          <w:rFonts w:ascii="Helvetica" w:hAnsi="Helvetica"/>
        </w:rPr>
        <w:t>that</w:t>
      </w:r>
      <w:r w:rsidRPr="00400A65">
        <w:rPr>
          <w:rFonts w:ascii="Helvetica" w:hAnsi="Helvetica"/>
        </w:rPr>
        <w:t xml:space="preserve"> </w:t>
      </w:r>
      <w:r>
        <w:rPr>
          <w:rFonts w:ascii="Helvetica" w:hAnsi="Helvetica"/>
        </w:rPr>
        <w:t>are</w:t>
      </w:r>
      <w:r w:rsidRPr="00400A65">
        <w:rPr>
          <w:rFonts w:ascii="Helvetica" w:hAnsi="Helvetica"/>
        </w:rPr>
        <w:t xml:space="preserve"> equally available</w:t>
      </w:r>
      <w:r>
        <w:rPr>
          <w:rFonts w:ascii="Helvetica" w:hAnsi="Helvetica"/>
        </w:rPr>
        <w:t>)</w:t>
      </w:r>
      <w:r w:rsidRPr="00400A65">
        <w:rPr>
          <w:rFonts w:ascii="Helvetica" w:hAnsi="Helvetica"/>
        </w:rPr>
        <w:t xml:space="preserve"> without </w:t>
      </w:r>
      <w:r>
        <w:rPr>
          <w:rFonts w:ascii="Helvetica" w:hAnsi="Helvetica"/>
        </w:rPr>
        <w:t xml:space="preserve">reference to </w:t>
      </w:r>
      <w:r w:rsidR="006D6F2F">
        <w:rPr>
          <w:rFonts w:ascii="Helvetica" w:hAnsi="Helvetica"/>
        </w:rPr>
        <w:t xml:space="preserve">any </w:t>
      </w:r>
      <w:r>
        <w:rPr>
          <w:rFonts w:ascii="Helvetica" w:hAnsi="Helvetica"/>
        </w:rPr>
        <w:t>ground truth</w:t>
      </w:r>
      <w:r w:rsidRPr="00400A65">
        <w:rPr>
          <w:rFonts w:ascii="Helvetica" w:hAnsi="Helvetica"/>
        </w:rPr>
        <w:t xml:space="preserve">. </w:t>
      </w:r>
      <w:r>
        <w:rPr>
          <w:rFonts w:ascii="Helvetica" w:hAnsi="Helvetica"/>
        </w:rPr>
        <w:t>Interdependent diffusion is also predicted to foment polarization</w:t>
      </w:r>
      <w:r w:rsidR="00614091">
        <w:rPr>
          <w:rFonts w:ascii="Helvetica" w:hAnsi="Helvetica"/>
        </w:rPr>
        <w:t xml:space="preserve"> by</w:t>
      </w:r>
      <w:r w:rsidR="00614091">
        <w:rPr>
          <w:rFonts w:ascii="Helvetica" w:hAnsi="Helvetica"/>
        </w:rPr>
        <w:t xml:space="preserve"> </w:t>
      </w:r>
      <w:r>
        <w:rPr>
          <w:rFonts w:ascii="Helvetica" w:hAnsi="Helvetica"/>
        </w:rPr>
        <w:t>increasing similarity within ideological camps</w:t>
      </w:r>
      <w:r w:rsidR="00614091">
        <w:rPr>
          <w:rFonts w:ascii="Helvetica" w:hAnsi="Helvetica"/>
        </w:rPr>
        <w:t xml:space="preserve"> </w:t>
      </w:r>
      <w:r>
        <w:rPr>
          <w:rFonts w:ascii="Helvetica" w:hAnsi="Helvetica"/>
        </w:rPr>
        <w:t xml:space="preserve">and difference </w:t>
      </w:r>
      <w:r w:rsidR="00614091">
        <w:rPr>
          <w:rFonts w:ascii="Helvetica" w:hAnsi="Helvetica"/>
        </w:rPr>
        <w:t>between</w:t>
      </w:r>
      <w:r w:rsidR="00614091">
        <w:rPr>
          <w:rFonts w:ascii="Helvetica" w:hAnsi="Helvetica"/>
        </w:rPr>
        <w:t xml:space="preserve"> </w:t>
      </w:r>
      <w:r>
        <w:rPr>
          <w:rFonts w:ascii="Helvetica" w:hAnsi="Helvetica"/>
        </w:rPr>
        <w:t xml:space="preserve">camps, and aligning the population along a </w:t>
      </w:r>
      <w:r w:rsidR="006A6D51">
        <w:rPr>
          <w:rFonts w:ascii="Helvetica" w:hAnsi="Helvetica"/>
        </w:rPr>
        <w:t>“</w:t>
      </w:r>
      <w:r>
        <w:rPr>
          <w:rFonts w:ascii="Helvetica" w:hAnsi="Helvetica"/>
        </w:rPr>
        <w:t>left-right” political axis.</w:t>
      </w:r>
      <w:r w:rsidR="003017DC">
        <w:rPr>
          <w:rFonts w:ascii="Helvetica" w:hAnsi="Helvetica"/>
        </w:rPr>
        <w:t xml:space="preserve"> </w:t>
      </w:r>
    </w:p>
    <w:p w14:paraId="473D27DE" w14:textId="11C150D6" w:rsidR="00400A65" w:rsidRDefault="00983FE0" w:rsidP="00400A65">
      <w:pPr>
        <w:pStyle w:val="Teaser"/>
        <w:spacing w:line="480" w:lineRule="auto"/>
        <w:ind w:firstLine="720"/>
        <w:rPr>
          <w:rFonts w:ascii="Helvetica" w:hAnsi="Helvetica"/>
        </w:rPr>
      </w:pPr>
      <w:r>
        <w:rPr>
          <w:rFonts w:ascii="Helvetica" w:hAnsi="Helvetica"/>
        </w:rPr>
        <w:t>Finally, t</w:t>
      </w:r>
      <w:r>
        <w:rPr>
          <w:rFonts w:ascii="Helvetica" w:hAnsi="Helvetica"/>
        </w:rPr>
        <w:t xml:space="preserve">his </w:t>
      </w:r>
      <w:r w:rsidR="00400A65">
        <w:rPr>
          <w:rFonts w:ascii="Helvetica" w:hAnsi="Helvetica"/>
        </w:rPr>
        <w:t xml:space="preserve">paper </w:t>
      </w:r>
      <w:r>
        <w:rPr>
          <w:rFonts w:ascii="Helvetica" w:hAnsi="Helvetica"/>
        </w:rPr>
        <w:t>reports</w:t>
      </w:r>
      <w:r w:rsidR="00400A65">
        <w:rPr>
          <w:rFonts w:ascii="Helvetica" w:hAnsi="Helvetica"/>
        </w:rPr>
        <w:t xml:space="preserve"> </w:t>
      </w:r>
      <w:commentRangeStart w:id="30"/>
      <w:r w:rsidR="00400A65">
        <w:rPr>
          <w:rFonts w:ascii="Helvetica" w:hAnsi="Helvetica"/>
        </w:rPr>
        <w:t>an experiment</w:t>
      </w:r>
      <w:r>
        <w:rPr>
          <w:rFonts w:ascii="Helvetica" w:hAnsi="Helvetica"/>
        </w:rPr>
        <w:t>al test</w:t>
      </w:r>
      <w:r w:rsidR="00400A65">
        <w:rPr>
          <w:rFonts w:ascii="Helvetica" w:hAnsi="Helvetica"/>
        </w:rPr>
        <w:t xml:space="preserve"> </w:t>
      </w:r>
      <w:commentRangeEnd w:id="30"/>
      <w:r w:rsidR="002A2CCC">
        <w:rPr>
          <w:rStyle w:val="CommentReference"/>
        </w:rPr>
        <w:commentReference w:id="30"/>
      </w:r>
      <w:r>
        <w:rPr>
          <w:rFonts w:ascii="Helvetica" w:hAnsi="Helvetica"/>
        </w:rPr>
        <w:t>of the above</w:t>
      </w:r>
      <w:r w:rsidR="00400A65">
        <w:rPr>
          <w:rFonts w:ascii="Helvetica" w:hAnsi="Helvetica"/>
        </w:rPr>
        <w:t xml:space="preserve"> predictions </w:t>
      </w:r>
      <w:r>
        <w:rPr>
          <w:rFonts w:ascii="Helvetica" w:hAnsi="Helvetica"/>
        </w:rPr>
        <w:t>that involved</w:t>
      </w:r>
      <w:r>
        <w:rPr>
          <w:rFonts w:ascii="Helvetica" w:hAnsi="Helvetica"/>
        </w:rPr>
        <w:t xml:space="preserve"> </w:t>
      </w:r>
      <w:r w:rsidR="00400A65">
        <w:rPr>
          <w:rFonts w:ascii="Helvetica" w:hAnsi="Helvetica"/>
        </w:rPr>
        <w:t xml:space="preserve">2400 participants in 120 artificial social networks. Each individual </w:t>
      </w:r>
      <w:r w:rsidR="0064499C">
        <w:rPr>
          <w:rFonts w:ascii="Helvetica" w:hAnsi="Helvetica"/>
        </w:rPr>
        <w:t>was</w:t>
      </w:r>
      <w:r w:rsidR="00400A65">
        <w:rPr>
          <w:rFonts w:ascii="Helvetica" w:hAnsi="Helvetica"/>
        </w:rPr>
        <w:t xml:space="preserve"> given clues to a mystery</w:t>
      </w:r>
      <w:r w:rsidR="006D6F2F">
        <w:rPr>
          <w:rFonts w:ascii="Helvetica" w:hAnsi="Helvetica"/>
        </w:rPr>
        <w:t xml:space="preserve"> </w:t>
      </w:r>
      <w:r w:rsidR="00400A65">
        <w:rPr>
          <w:rFonts w:ascii="Helvetica" w:hAnsi="Helvetica"/>
        </w:rPr>
        <w:t xml:space="preserve">and </w:t>
      </w:r>
      <w:r w:rsidR="006D6F2F">
        <w:rPr>
          <w:rFonts w:ascii="Helvetica" w:hAnsi="Helvetica"/>
        </w:rPr>
        <w:t xml:space="preserve">was </w:t>
      </w:r>
      <w:r w:rsidR="00400A65">
        <w:rPr>
          <w:rFonts w:ascii="Helvetica" w:hAnsi="Helvetica"/>
        </w:rPr>
        <w:t>asked to share any promising leads with their social network neighbors</w:t>
      </w:r>
      <w:r w:rsidR="006D6F2F">
        <w:rPr>
          <w:rFonts w:ascii="Helvetica" w:hAnsi="Helvetica"/>
        </w:rPr>
        <w:t>. After eight minutes, they were asked to judge</w:t>
      </w:r>
      <w:r w:rsidR="00400A65">
        <w:rPr>
          <w:rFonts w:ascii="Helvetica" w:hAnsi="Helvetica"/>
        </w:rPr>
        <w:t xml:space="preserve"> who performed the crime and how. </w:t>
      </w:r>
      <w:r w:rsidR="00B175D1">
        <w:rPr>
          <w:rFonts w:ascii="Helvetica" w:hAnsi="Helvetica"/>
        </w:rPr>
        <w:t xml:space="preserve">The presented information </w:t>
      </w:r>
      <w:r w:rsidR="0064499C">
        <w:rPr>
          <w:rFonts w:ascii="Helvetica" w:hAnsi="Helvetica"/>
        </w:rPr>
        <w:t>was</w:t>
      </w:r>
      <w:r w:rsidR="00400A65">
        <w:rPr>
          <w:rFonts w:ascii="Helvetica" w:hAnsi="Helvetica"/>
        </w:rPr>
        <w:t xml:space="preserve"> manipulated to create a world with strong interdependence between </w:t>
      </w:r>
      <w:r w:rsidR="00B175D1">
        <w:rPr>
          <w:rFonts w:ascii="Helvetica" w:hAnsi="Helvetica"/>
        </w:rPr>
        <w:t>clues</w:t>
      </w:r>
      <w:r w:rsidR="00400A65">
        <w:rPr>
          <w:rFonts w:ascii="Helvetica" w:hAnsi="Helvetica"/>
        </w:rPr>
        <w:t xml:space="preserve">, and a </w:t>
      </w:r>
      <w:r w:rsidR="00B175D1">
        <w:rPr>
          <w:rFonts w:ascii="Helvetica" w:hAnsi="Helvetica"/>
        </w:rPr>
        <w:t>comparison</w:t>
      </w:r>
      <w:r w:rsidR="00400A65">
        <w:rPr>
          <w:rFonts w:ascii="Helvetica" w:hAnsi="Helvetica"/>
        </w:rPr>
        <w:t xml:space="preserve"> world in which the same </w:t>
      </w:r>
      <w:r w:rsidR="00B175D1">
        <w:rPr>
          <w:rFonts w:ascii="Helvetica" w:hAnsi="Helvetica"/>
        </w:rPr>
        <w:t>clues</w:t>
      </w:r>
      <w:r w:rsidR="00B175D1">
        <w:rPr>
          <w:rFonts w:ascii="Helvetica" w:hAnsi="Helvetica"/>
        </w:rPr>
        <w:t xml:space="preserve"> </w:t>
      </w:r>
      <w:r w:rsidR="0064499C">
        <w:rPr>
          <w:rFonts w:ascii="Helvetica" w:hAnsi="Helvetica"/>
        </w:rPr>
        <w:t>we</w:t>
      </w:r>
      <w:r w:rsidR="00400A65">
        <w:rPr>
          <w:rFonts w:ascii="Helvetica" w:hAnsi="Helvetica"/>
        </w:rPr>
        <w:t>re independent of each other. Unbeknownst to the participants, the mystery ha</w:t>
      </w:r>
      <w:r w:rsidR="0064499C">
        <w:rPr>
          <w:rFonts w:ascii="Helvetica" w:hAnsi="Helvetica"/>
        </w:rPr>
        <w:t>d</w:t>
      </w:r>
      <w:r w:rsidR="00400A65">
        <w:rPr>
          <w:rFonts w:ascii="Helvetica" w:hAnsi="Helvetica"/>
        </w:rPr>
        <w:t xml:space="preserve"> no solution </w:t>
      </w:r>
      <w:r w:rsidR="00400A65">
        <w:rPr>
          <w:rFonts w:ascii="Helvetica" w:hAnsi="Helvetica"/>
        </w:rPr>
        <w:t xml:space="preserve">and the clues </w:t>
      </w:r>
      <w:r w:rsidR="0064499C">
        <w:rPr>
          <w:rFonts w:ascii="Helvetica" w:hAnsi="Helvetica"/>
        </w:rPr>
        <w:t>were</w:t>
      </w:r>
      <w:r w:rsidR="00400A65">
        <w:rPr>
          <w:rFonts w:ascii="Helvetica" w:hAnsi="Helvetica"/>
        </w:rPr>
        <w:t xml:space="preserve"> perfectly symmetric and pretested to eliminate outside bias</w:t>
      </w:r>
      <w:r w:rsidR="00400A65">
        <w:rPr>
          <w:rFonts w:ascii="Helvetica" w:hAnsi="Helvetica"/>
        </w:rPr>
        <w:t>. Regardless, participants confidently surmise</w:t>
      </w:r>
      <w:r w:rsidR="0064499C">
        <w:rPr>
          <w:rFonts w:ascii="Helvetica" w:hAnsi="Helvetica"/>
        </w:rPr>
        <w:t>d</w:t>
      </w:r>
      <w:r w:rsidR="00400A65">
        <w:rPr>
          <w:rFonts w:ascii="Helvetica" w:hAnsi="Helvetica"/>
        </w:rPr>
        <w:t xml:space="preserve"> an answer, and in so doing </w:t>
      </w:r>
      <w:r w:rsidR="00EC062D">
        <w:rPr>
          <w:rFonts w:ascii="Helvetica" w:hAnsi="Helvetica"/>
        </w:rPr>
        <w:t>confirmed the predicted</w:t>
      </w:r>
      <w:r w:rsidR="00400A65">
        <w:rPr>
          <w:rFonts w:ascii="Helvetica" w:hAnsi="Helvetica"/>
        </w:rPr>
        <w:t xml:space="preserve"> emergence of worldviews and</w:t>
      </w:r>
      <w:r w:rsidR="00EC062D">
        <w:rPr>
          <w:rFonts w:ascii="Helvetica" w:hAnsi="Helvetica"/>
        </w:rPr>
        <w:t xml:space="preserve"> polarization</w:t>
      </w:r>
      <w:r w:rsidR="00400A65">
        <w:rPr>
          <w:rFonts w:ascii="Helvetica" w:hAnsi="Helvetica"/>
        </w:rPr>
        <w:t>.</w:t>
      </w:r>
    </w:p>
    <w:p w14:paraId="6B6C4BDE" w14:textId="2F732324" w:rsidR="00400A65" w:rsidRPr="00481945" w:rsidRDefault="00614091" w:rsidP="002A2CCC">
      <w:pPr>
        <w:pStyle w:val="Teaser"/>
        <w:spacing w:line="480" w:lineRule="auto"/>
        <w:ind w:firstLine="720"/>
        <w:rPr>
          <w:rFonts w:ascii="Helvetica" w:hAnsi="Helvetica"/>
        </w:rPr>
      </w:pPr>
      <w:r>
        <w:rPr>
          <w:rFonts w:ascii="Helvetica" w:hAnsi="Helvetica"/>
        </w:rPr>
        <w:lastRenderedPageBreak/>
        <w:t>While t</w:t>
      </w:r>
      <w:r>
        <w:rPr>
          <w:rFonts w:ascii="Helvetica" w:hAnsi="Helvetica"/>
        </w:rPr>
        <w:t xml:space="preserve">his </w:t>
      </w:r>
      <w:r w:rsidR="00AA2D94">
        <w:rPr>
          <w:rFonts w:ascii="Helvetica" w:hAnsi="Helvetica"/>
        </w:rPr>
        <w:t xml:space="preserve">paper </w:t>
      </w:r>
      <w:r>
        <w:rPr>
          <w:rFonts w:ascii="Helvetica" w:hAnsi="Helvetica"/>
        </w:rPr>
        <w:t xml:space="preserve">cannot </w:t>
      </w:r>
      <w:r w:rsidR="00AA2D94">
        <w:rPr>
          <w:rFonts w:ascii="Helvetica" w:hAnsi="Helvetica"/>
        </w:rPr>
        <w:t xml:space="preserve">explore all of the implications of </w:t>
      </w:r>
      <w:r w:rsidR="00501835">
        <w:rPr>
          <w:rFonts w:ascii="Helvetica" w:hAnsi="Helvetica"/>
        </w:rPr>
        <w:t>interdependent diffusion</w:t>
      </w:r>
      <w:r>
        <w:rPr>
          <w:rFonts w:ascii="Helvetica" w:hAnsi="Helvetica"/>
        </w:rPr>
        <w:t>, it does highlight</w:t>
      </w:r>
      <w:r w:rsidR="00501835">
        <w:rPr>
          <w:rFonts w:ascii="Helvetica" w:hAnsi="Helvetica"/>
        </w:rPr>
        <w:t xml:space="preserve"> a few mechanisms that are of sufficient impact and relevance to make interdependence an </w:t>
      </w:r>
      <w:proofErr w:type="spellStart"/>
      <w:r w:rsidR="00501835">
        <w:rPr>
          <w:rFonts w:ascii="Helvetica" w:hAnsi="Helvetica"/>
        </w:rPr>
        <w:t>unignorable</w:t>
      </w:r>
      <w:proofErr w:type="spellEnd"/>
      <w:r w:rsidR="00501835">
        <w:rPr>
          <w:rFonts w:ascii="Helvetica" w:hAnsi="Helvetica"/>
        </w:rPr>
        <w:t xml:space="preserve"> aspect of social contagion. </w:t>
      </w:r>
      <w:r w:rsidR="00400A65">
        <w:rPr>
          <w:rFonts w:ascii="Helvetica" w:hAnsi="Helvetica"/>
        </w:rPr>
        <w:t xml:space="preserve">This paper reminds </w:t>
      </w:r>
      <w:r w:rsidR="00501835">
        <w:rPr>
          <w:rFonts w:ascii="Helvetica" w:hAnsi="Helvetica"/>
        </w:rPr>
        <w:t>social scientists</w:t>
      </w:r>
      <w:r w:rsidR="00400A65">
        <w:rPr>
          <w:rFonts w:ascii="Helvetica" w:hAnsi="Helvetica"/>
        </w:rPr>
        <w:t xml:space="preserve"> that the assumption</w:t>
      </w:r>
      <w:r w:rsidR="002A2CCC">
        <w:rPr>
          <w:rFonts w:ascii="Helvetica" w:hAnsi="Helvetica"/>
        </w:rPr>
        <w:t xml:space="preserve"> of independence between diffusants </w:t>
      </w:r>
      <w:r w:rsidR="00400A65">
        <w:rPr>
          <w:rFonts w:ascii="Helvetica" w:hAnsi="Helvetica"/>
        </w:rPr>
        <w:t xml:space="preserve">is just that – an assumption. Despite its ubiquity, the assumption should be made explicit </w:t>
      </w:r>
      <w:r w:rsidR="002A2CCC">
        <w:rPr>
          <w:rFonts w:ascii="Helvetica" w:hAnsi="Helvetica"/>
        </w:rPr>
        <w:t xml:space="preserve">when employed </w:t>
      </w:r>
      <w:r w:rsidR="00400A65">
        <w:rPr>
          <w:rFonts w:ascii="Helvetica" w:hAnsi="Helvetica"/>
        </w:rPr>
        <w:t xml:space="preserve">and challenged when necessary. </w:t>
      </w:r>
    </w:p>
    <w:p w14:paraId="4B192B7E" w14:textId="45E1C201" w:rsidR="00764FB0" w:rsidRPr="00481945" w:rsidRDefault="00764FB0" w:rsidP="00437052">
      <w:pPr>
        <w:pStyle w:val="Teaser"/>
        <w:spacing w:line="276" w:lineRule="auto"/>
        <w:rPr>
          <w:rFonts w:ascii="Helvetica" w:hAnsi="Helvetica"/>
          <w:b/>
        </w:rPr>
      </w:pPr>
      <w:r>
        <w:rPr>
          <w:rFonts w:ascii="Helvetica" w:hAnsi="Helvetica"/>
          <w:b/>
        </w:rPr>
        <w:t>Results</w:t>
      </w:r>
      <w:r w:rsidRPr="00481945">
        <w:rPr>
          <w:rFonts w:ascii="Helvetica" w:hAnsi="Helvetica"/>
          <w:b/>
        </w:rPr>
        <w:t>:</w:t>
      </w:r>
    </w:p>
    <w:p w14:paraId="0423F619" w14:textId="656F704E" w:rsidR="00367882" w:rsidRPr="00481945" w:rsidRDefault="009814DC" w:rsidP="000A0749">
      <w:pPr>
        <w:pStyle w:val="Teaser"/>
        <w:spacing w:line="480" w:lineRule="auto"/>
        <w:rPr>
          <w:rFonts w:ascii="Helvetica" w:hAnsi="Helvetica"/>
          <w:i/>
        </w:rPr>
      </w:pPr>
      <w:r w:rsidRPr="00481945">
        <w:rPr>
          <w:rFonts w:ascii="Helvetica" w:hAnsi="Helvetica"/>
          <w:i/>
        </w:rPr>
        <w:t>A Minimal Model of Interdependent Diffusion</w:t>
      </w:r>
    </w:p>
    <w:p w14:paraId="49F4A0ED" w14:textId="04C5857E" w:rsidR="00F4515E" w:rsidRDefault="00983FE0" w:rsidP="00983FE0">
      <w:pPr>
        <w:pStyle w:val="Teaser"/>
        <w:spacing w:line="480" w:lineRule="auto"/>
        <w:ind w:firstLine="720"/>
        <w:rPr>
          <w:rFonts w:ascii="Helvetica" w:hAnsi="Helvetica"/>
        </w:rPr>
      </w:pPr>
      <w:r>
        <w:rPr>
          <w:rFonts w:ascii="Helvetica" w:hAnsi="Helvetica"/>
        </w:rPr>
        <w:t xml:space="preserve">A very simple model can illustrate the effect of belief interaction on social contagion. </w:t>
      </w:r>
      <w:r w:rsidR="00EC062D">
        <w:rPr>
          <w:rFonts w:ascii="Helvetica" w:hAnsi="Helvetica"/>
        </w:rPr>
        <w:t>In t</w:t>
      </w:r>
      <w:r w:rsidR="00EC062D">
        <w:rPr>
          <w:rFonts w:ascii="Helvetica" w:hAnsi="Helvetica"/>
        </w:rPr>
        <w:t xml:space="preserve">his </w:t>
      </w:r>
      <w:r w:rsidR="0064499C">
        <w:rPr>
          <w:rFonts w:ascii="Helvetica" w:hAnsi="Helvetica"/>
        </w:rPr>
        <w:t>model</w:t>
      </w:r>
      <w:r w:rsidR="00EC062D">
        <w:rPr>
          <w:rFonts w:ascii="Helvetica" w:hAnsi="Helvetica"/>
        </w:rPr>
        <w:t>,</w:t>
      </w:r>
      <w:r w:rsidR="00904DD0">
        <w:rPr>
          <w:rFonts w:ascii="Helvetica" w:hAnsi="Helvetica"/>
        </w:rPr>
        <w:t xml:space="preserve"> </w:t>
      </w:r>
      <w:r w:rsidR="00F4515E" w:rsidRPr="00481945">
        <w:rPr>
          <w:rFonts w:ascii="Helvetica" w:hAnsi="Helvetica"/>
        </w:rPr>
        <w:t>individuals</w:t>
      </w:r>
      <w:r w:rsidR="00904DD0">
        <w:rPr>
          <w:rFonts w:ascii="Helvetica" w:hAnsi="Helvetica"/>
        </w:rPr>
        <w:t>’</w:t>
      </w:r>
      <w:r w:rsidR="00F4515E" w:rsidRPr="00481945">
        <w:rPr>
          <w:rFonts w:ascii="Helvetica" w:hAnsi="Helvetica"/>
        </w:rPr>
        <w:t xml:space="preserve"> beliefs </w:t>
      </w:r>
      <w:r>
        <w:rPr>
          <w:rFonts w:ascii="Helvetica" w:hAnsi="Helvetica"/>
        </w:rPr>
        <w:t xml:space="preserve">are represented </w:t>
      </w:r>
      <w:r w:rsidR="00F4515E" w:rsidRPr="00481945">
        <w:rPr>
          <w:rFonts w:ascii="Helvetica" w:hAnsi="Helvetica"/>
        </w:rPr>
        <w:t xml:space="preserve">using </w:t>
      </w:r>
      <w:r w:rsidR="002A2CCC">
        <w:rPr>
          <w:rFonts w:ascii="Helvetica" w:hAnsi="Helvetica"/>
        </w:rPr>
        <w:t>the</w:t>
      </w:r>
      <w:r w:rsidR="002A2CCC" w:rsidRPr="00481945">
        <w:rPr>
          <w:rFonts w:ascii="Helvetica" w:hAnsi="Helvetica"/>
        </w:rPr>
        <w:t xml:space="preserve"> </w:t>
      </w:r>
      <w:r w:rsidR="00F4515E" w:rsidRPr="00481945">
        <w:rPr>
          <w:rFonts w:ascii="Helvetica" w:hAnsi="Helvetica"/>
        </w:rPr>
        <w:t xml:space="preserve">“semantic network” </w:t>
      </w:r>
      <w:r w:rsidR="002A2CCC">
        <w:rPr>
          <w:rFonts w:ascii="Helvetica" w:hAnsi="Helvetica"/>
        </w:rPr>
        <w:t>abstraction</w:t>
      </w:r>
      <w:r>
        <w:rPr>
          <w:rFonts w:ascii="Helvetica" w:hAnsi="Helvetica"/>
        </w:rPr>
        <w:t xml:space="preserve"> borrowed</w:t>
      </w:r>
      <w:r w:rsidR="00F4515E" w:rsidRPr="00481945">
        <w:rPr>
          <w:rFonts w:ascii="Helvetica" w:hAnsi="Helvetica"/>
        </w:rPr>
        <w:t xml:space="preserve"> from the cognitive science literature </w:t>
      </w:r>
      <w:r w:rsidR="00F4515E" w:rsidRPr="00437052">
        <w:rPr>
          <w:rFonts w:ascii="Helvetica" w:hAnsi="Helvetica"/>
          <w:i/>
        </w:rPr>
        <w:t>(</w:t>
      </w:r>
      <w:r w:rsidR="00107378" w:rsidRPr="00721B7D">
        <w:rPr>
          <w:rFonts w:ascii="Helvetica" w:hAnsi="Helvetica"/>
          <w:i/>
        </w:rPr>
        <w:t>21</w:t>
      </w:r>
      <w:r w:rsidR="008C0A40" w:rsidRPr="00721B7D">
        <w:rPr>
          <w:rFonts w:ascii="Helvetica" w:hAnsi="Helvetica"/>
          <w:i/>
        </w:rPr>
        <w:t>-</w:t>
      </w:r>
      <w:r w:rsidRPr="00721B7D">
        <w:rPr>
          <w:rFonts w:ascii="Helvetica" w:hAnsi="Helvetica"/>
          <w:i/>
        </w:rPr>
        <w:t>2</w:t>
      </w:r>
      <w:r>
        <w:rPr>
          <w:rFonts w:ascii="Helvetica" w:hAnsi="Helvetica"/>
          <w:i/>
        </w:rPr>
        <w:t>5</w:t>
      </w:r>
      <w:r w:rsidR="00F4515E" w:rsidRPr="00437052">
        <w:rPr>
          <w:rFonts w:ascii="Helvetica" w:hAnsi="Helvetica"/>
          <w:i/>
        </w:rPr>
        <w:t>)</w:t>
      </w:r>
      <w:r>
        <w:rPr>
          <w:rFonts w:ascii="Helvetica" w:hAnsi="Helvetica"/>
          <w:i/>
        </w:rPr>
        <w:t>.</w:t>
      </w:r>
      <w:r w:rsidR="00721B7D">
        <w:rPr>
          <w:rFonts w:ascii="Helvetica" w:hAnsi="Helvetica"/>
        </w:rPr>
        <w:t xml:space="preserve"> </w:t>
      </w:r>
      <w:r w:rsidR="00F4515E" w:rsidRPr="00481945">
        <w:rPr>
          <w:rFonts w:ascii="Helvetica" w:hAnsi="Helvetica"/>
        </w:rPr>
        <w:t xml:space="preserve"> </w:t>
      </w:r>
      <w:r>
        <w:rPr>
          <w:rFonts w:ascii="Helvetica" w:hAnsi="Helvetica"/>
        </w:rPr>
        <w:t>As shown in Fig. 1, n</w:t>
      </w:r>
      <w:r w:rsidRPr="00481945">
        <w:rPr>
          <w:rFonts w:ascii="Helvetica" w:hAnsi="Helvetica"/>
        </w:rPr>
        <w:t xml:space="preserve">odes </w:t>
      </w:r>
      <w:r w:rsidR="00F4515E" w:rsidRPr="00481945">
        <w:rPr>
          <w:rFonts w:ascii="Helvetica" w:hAnsi="Helvetica"/>
        </w:rPr>
        <w:t xml:space="preserve">in a semantic network represent concepts such as people, </w:t>
      </w:r>
      <w:r w:rsidR="002A2CCC">
        <w:rPr>
          <w:rFonts w:ascii="Helvetica" w:hAnsi="Helvetica"/>
        </w:rPr>
        <w:t>places</w:t>
      </w:r>
      <w:r w:rsidR="0064499C">
        <w:rPr>
          <w:rFonts w:ascii="Helvetica" w:hAnsi="Helvetica"/>
        </w:rPr>
        <w:t>,</w:t>
      </w:r>
      <w:r w:rsidR="00F4515E" w:rsidRPr="00481945">
        <w:rPr>
          <w:rFonts w:ascii="Helvetica" w:hAnsi="Helvetica"/>
        </w:rPr>
        <w:t xml:space="preserve"> or activities. </w:t>
      </w:r>
      <w:r w:rsidR="00F80F35" w:rsidRPr="00481945">
        <w:rPr>
          <w:rFonts w:ascii="Helvetica" w:hAnsi="Helvetica"/>
        </w:rPr>
        <w:t xml:space="preserve">A </w:t>
      </w:r>
      <w:r w:rsidR="001C61A3" w:rsidRPr="00481945">
        <w:rPr>
          <w:rFonts w:ascii="Helvetica" w:hAnsi="Helvetica"/>
        </w:rPr>
        <w:t xml:space="preserve">semantic network </w:t>
      </w:r>
      <w:r w:rsidR="00F80F35" w:rsidRPr="00481945">
        <w:rPr>
          <w:rFonts w:ascii="Helvetica" w:hAnsi="Helvetica"/>
        </w:rPr>
        <w:t>edge</w:t>
      </w:r>
      <w:r w:rsidR="00F4515E" w:rsidRPr="00481945">
        <w:rPr>
          <w:rFonts w:ascii="Helvetica" w:hAnsi="Helvetica"/>
        </w:rPr>
        <w:t xml:space="preserve"> represent</w:t>
      </w:r>
      <w:r w:rsidR="00F80F35" w:rsidRPr="00481945">
        <w:rPr>
          <w:rFonts w:ascii="Helvetica" w:hAnsi="Helvetica"/>
        </w:rPr>
        <w:t>s</w:t>
      </w:r>
      <w:r w:rsidR="00F4515E" w:rsidRPr="00481945">
        <w:rPr>
          <w:rFonts w:ascii="Helvetica" w:hAnsi="Helvetica"/>
        </w:rPr>
        <w:t xml:space="preserve"> </w:t>
      </w:r>
      <w:r w:rsidR="00F80F35" w:rsidRPr="00481945">
        <w:rPr>
          <w:rFonts w:ascii="Helvetica" w:hAnsi="Helvetica"/>
        </w:rPr>
        <w:t>the</w:t>
      </w:r>
      <w:r w:rsidR="00F4515E" w:rsidRPr="00481945">
        <w:rPr>
          <w:rFonts w:ascii="Helvetica" w:hAnsi="Helvetica"/>
        </w:rPr>
        <w:t xml:space="preserve"> belief that </w:t>
      </w:r>
      <w:r w:rsidR="00AC03CF" w:rsidRPr="00481945">
        <w:rPr>
          <w:rFonts w:ascii="Helvetica" w:hAnsi="Helvetica"/>
        </w:rPr>
        <w:t>two</w:t>
      </w:r>
      <w:r w:rsidR="00F4515E" w:rsidRPr="00481945">
        <w:rPr>
          <w:rFonts w:ascii="Helvetica" w:hAnsi="Helvetica"/>
        </w:rPr>
        <w:t xml:space="preserve"> concepts </w:t>
      </w:r>
      <w:r w:rsidR="00AC03CF" w:rsidRPr="00481945">
        <w:rPr>
          <w:rFonts w:ascii="Helvetica" w:hAnsi="Helvetica"/>
        </w:rPr>
        <w:t>are</w:t>
      </w:r>
      <w:r w:rsidR="00F4515E" w:rsidRPr="00481945">
        <w:rPr>
          <w:rFonts w:ascii="Helvetica" w:hAnsi="Helvetica"/>
        </w:rPr>
        <w:t xml:space="preserve"> connected in some way. This formalization allows beliefs to interact (</w:t>
      </w:r>
      <w:r w:rsidR="00AC03CF" w:rsidRPr="00481945">
        <w:rPr>
          <w:rFonts w:ascii="Helvetica" w:hAnsi="Helvetica"/>
        </w:rPr>
        <w:t>e.g.</w:t>
      </w:r>
      <w:r w:rsidR="00F4515E" w:rsidRPr="00481945">
        <w:rPr>
          <w:rFonts w:ascii="Helvetica" w:hAnsi="Helvetica"/>
        </w:rPr>
        <w:t xml:space="preserve"> beliefs about a place interact </w:t>
      </w:r>
      <w:r w:rsidR="00AC03CF" w:rsidRPr="00481945">
        <w:rPr>
          <w:rFonts w:ascii="Helvetica" w:hAnsi="Helvetica"/>
        </w:rPr>
        <w:t>via their connection to the node representing that place</w:t>
      </w:r>
      <w:r w:rsidR="00F4515E" w:rsidRPr="00481945">
        <w:rPr>
          <w:rFonts w:ascii="Helvetica" w:hAnsi="Helvetica"/>
        </w:rPr>
        <w:t xml:space="preserve">) without </w:t>
      </w:r>
      <w:r w:rsidR="00AC03CF" w:rsidRPr="00481945">
        <w:rPr>
          <w:rFonts w:ascii="Helvetica" w:hAnsi="Helvetica"/>
        </w:rPr>
        <w:t>having to pre-</w:t>
      </w:r>
      <w:r w:rsidR="00F4515E" w:rsidRPr="00481945">
        <w:rPr>
          <w:rFonts w:ascii="Helvetica" w:hAnsi="Helvetica"/>
        </w:rPr>
        <w:t>specify which beliefs are compatible</w:t>
      </w:r>
      <w:r w:rsidR="000D7E52" w:rsidRPr="00481945">
        <w:rPr>
          <w:rFonts w:ascii="Helvetica" w:hAnsi="Helvetica"/>
        </w:rPr>
        <w:t xml:space="preserve"> with one another</w:t>
      </w:r>
      <w:r w:rsidR="00F80F35" w:rsidRPr="00481945">
        <w:rPr>
          <w:rFonts w:ascii="Helvetica" w:hAnsi="Helvetica"/>
        </w:rPr>
        <w:t xml:space="preserve"> (e.g. that belief </w:t>
      </w:r>
      <w:proofErr w:type="spellStart"/>
      <w:r w:rsidR="00F80F35" w:rsidRPr="00481945">
        <w:rPr>
          <w:rFonts w:ascii="Helvetica" w:hAnsi="Helvetica"/>
          <w:i/>
        </w:rPr>
        <w:t>i</w:t>
      </w:r>
      <w:proofErr w:type="spellEnd"/>
      <w:r w:rsidR="00F80F35" w:rsidRPr="00481945">
        <w:rPr>
          <w:rFonts w:ascii="Helvetica" w:hAnsi="Helvetica"/>
        </w:rPr>
        <w:t xml:space="preserve"> is compatible with </w:t>
      </w:r>
      <w:r w:rsidR="00B54525" w:rsidRPr="00481945">
        <w:rPr>
          <w:rFonts w:ascii="Helvetica" w:hAnsi="Helvetica"/>
          <w:i/>
        </w:rPr>
        <w:t>j</w:t>
      </w:r>
      <w:r w:rsidR="00F80F35" w:rsidRPr="00481945">
        <w:rPr>
          <w:rFonts w:ascii="Helvetica" w:hAnsi="Helvetica"/>
        </w:rPr>
        <w:t xml:space="preserve">, but not </w:t>
      </w:r>
      <w:r w:rsidR="00B54525" w:rsidRPr="00481945">
        <w:rPr>
          <w:rFonts w:ascii="Helvetica" w:hAnsi="Helvetica"/>
          <w:i/>
        </w:rPr>
        <w:t>k</w:t>
      </w:r>
      <w:r w:rsidR="00F80F35" w:rsidRPr="00481945">
        <w:rPr>
          <w:rFonts w:ascii="Helvetica" w:hAnsi="Helvetica"/>
        </w:rPr>
        <w:t>)</w:t>
      </w:r>
      <w:r w:rsidR="002A2CCC">
        <w:rPr>
          <w:rStyle w:val="FootnoteReference"/>
          <w:rFonts w:ascii="Helvetica" w:hAnsi="Helvetica"/>
        </w:rPr>
        <w:footnoteReference w:id="4"/>
      </w:r>
      <w:r w:rsidR="00F80F35" w:rsidRPr="00481945">
        <w:rPr>
          <w:rFonts w:ascii="Helvetica" w:hAnsi="Helvetica"/>
        </w:rPr>
        <w:t xml:space="preserve">. </w:t>
      </w:r>
    </w:p>
    <w:p w14:paraId="641F4A26" w14:textId="03131FA0" w:rsidR="009814DC" w:rsidRDefault="00191FA1">
      <w:pPr>
        <w:pStyle w:val="Teaser"/>
        <w:spacing w:line="480" w:lineRule="auto"/>
        <w:ind w:firstLine="720"/>
        <w:rPr>
          <w:rFonts w:ascii="Helvetica" w:hAnsi="Helvetica"/>
        </w:rPr>
      </w:pPr>
      <w:r w:rsidRPr="00481945">
        <w:rPr>
          <w:rFonts w:ascii="Helvetica" w:hAnsi="Helvetica"/>
        </w:rPr>
        <w:t>When</w:t>
      </w:r>
      <w:r w:rsidR="00785A97" w:rsidRPr="00481945">
        <w:rPr>
          <w:rFonts w:ascii="Helvetica" w:hAnsi="Helvetica"/>
        </w:rPr>
        <w:t xml:space="preserve"> a</w:t>
      </w:r>
      <w:r w:rsidR="001F36A4" w:rsidRPr="00481945">
        <w:rPr>
          <w:rFonts w:ascii="Helvetica" w:hAnsi="Helvetica"/>
        </w:rPr>
        <w:t>n individual</w:t>
      </w:r>
      <w:r w:rsidR="000C15DB" w:rsidRPr="00481945">
        <w:rPr>
          <w:rFonts w:ascii="Helvetica" w:hAnsi="Helvetica"/>
        </w:rPr>
        <w:t xml:space="preserve"> </w:t>
      </w:r>
      <w:r w:rsidR="00785A97" w:rsidRPr="00481945">
        <w:rPr>
          <w:rFonts w:ascii="Helvetica" w:hAnsi="Helvetica"/>
        </w:rPr>
        <w:t>is</w:t>
      </w:r>
      <w:r w:rsidR="003C0F1C" w:rsidRPr="00481945">
        <w:rPr>
          <w:rFonts w:ascii="Helvetica" w:hAnsi="Helvetica"/>
        </w:rPr>
        <w:t xml:space="preserve"> </w:t>
      </w:r>
      <w:r w:rsidR="000C15DB" w:rsidRPr="00481945">
        <w:rPr>
          <w:rFonts w:ascii="Helvetica" w:hAnsi="Helvetica"/>
        </w:rPr>
        <w:t xml:space="preserve">exposed to </w:t>
      </w:r>
      <w:r w:rsidR="003C0F1C" w:rsidRPr="00481945">
        <w:rPr>
          <w:rFonts w:ascii="Helvetica" w:hAnsi="Helvetica"/>
        </w:rPr>
        <w:t xml:space="preserve">a </w:t>
      </w:r>
      <w:r w:rsidR="000D7E52" w:rsidRPr="00481945">
        <w:rPr>
          <w:rFonts w:ascii="Helvetica" w:hAnsi="Helvetica"/>
        </w:rPr>
        <w:t xml:space="preserve">new </w:t>
      </w:r>
      <w:r w:rsidR="000C15DB" w:rsidRPr="00481945">
        <w:rPr>
          <w:rFonts w:ascii="Helvetica" w:hAnsi="Helvetica"/>
        </w:rPr>
        <w:t xml:space="preserve">belief by </w:t>
      </w:r>
      <w:r w:rsidR="00027593" w:rsidRPr="00481945">
        <w:rPr>
          <w:rFonts w:ascii="Helvetica" w:hAnsi="Helvetica"/>
        </w:rPr>
        <w:t xml:space="preserve">her </w:t>
      </w:r>
      <w:r w:rsidR="003C0F1C" w:rsidRPr="00481945">
        <w:rPr>
          <w:rFonts w:ascii="Helvetica" w:hAnsi="Helvetica"/>
        </w:rPr>
        <w:t xml:space="preserve">neighbor in the </w:t>
      </w:r>
      <w:r w:rsidR="000C15DB" w:rsidRPr="00481945">
        <w:rPr>
          <w:rFonts w:ascii="Helvetica" w:hAnsi="Helvetica"/>
        </w:rPr>
        <w:t>social network</w:t>
      </w:r>
      <w:r w:rsidR="000D7E52" w:rsidRPr="00481945">
        <w:rPr>
          <w:rFonts w:ascii="Helvetica" w:hAnsi="Helvetica"/>
        </w:rPr>
        <w:t xml:space="preserve">, </w:t>
      </w:r>
      <w:r w:rsidR="00027593" w:rsidRPr="00481945">
        <w:rPr>
          <w:rFonts w:ascii="Helvetica" w:hAnsi="Helvetica"/>
        </w:rPr>
        <w:t>s</w:t>
      </w:r>
      <w:r w:rsidR="00785A97" w:rsidRPr="00481945">
        <w:rPr>
          <w:rFonts w:ascii="Helvetica" w:hAnsi="Helvetica"/>
        </w:rPr>
        <w:t>he</w:t>
      </w:r>
      <w:r w:rsidR="000D7E52" w:rsidRPr="00481945">
        <w:rPr>
          <w:rFonts w:ascii="Helvetica" w:hAnsi="Helvetica"/>
        </w:rPr>
        <w:t xml:space="preserve"> decides whether</w:t>
      </w:r>
      <w:r w:rsidR="009F433D" w:rsidRPr="00481945">
        <w:rPr>
          <w:rFonts w:ascii="Helvetica" w:hAnsi="Helvetica"/>
        </w:rPr>
        <w:t xml:space="preserve"> or not </w:t>
      </w:r>
      <w:r w:rsidR="000D7E52" w:rsidRPr="00481945">
        <w:rPr>
          <w:rFonts w:ascii="Helvetica" w:hAnsi="Helvetica"/>
        </w:rPr>
        <w:t xml:space="preserve">to adopt </w:t>
      </w:r>
      <w:r w:rsidR="009F433D" w:rsidRPr="00481945">
        <w:rPr>
          <w:rFonts w:ascii="Helvetica" w:hAnsi="Helvetica"/>
        </w:rPr>
        <w:t>it</w:t>
      </w:r>
      <w:r w:rsidR="000D7E52" w:rsidRPr="00481945">
        <w:rPr>
          <w:rFonts w:ascii="Helvetica" w:hAnsi="Helvetica"/>
        </w:rPr>
        <w:t xml:space="preserve"> by </w:t>
      </w:r>
      <w:r w:rsidR="009F433D" w:rsidRPr="00481945">
        <w:rPr>
          <w:rFonts w:ascii="Helvetica" w:hAnsi="Helvetica"/>
        </w:rPr>
        <w:t>seeing how it relates to</w:t>
      </w:r>
      <w:r w:rsidR="000D7E52" w:rsidRPr="00481945">
        <w:rPr>
          <w:rFonts w:ascii="Helvetica" w:hAnsi="Helvetica"/>
        </w:rPr>
        <w:t xml:space="preserve"> </w:t>
      </w:r>
      <w:r w:rsidR="009F433D" w:rsidRPr="00481945">
        <w:rPr>
          <w:rFonts w:ascii="Helvetica" w:hAnsi="Helvetica"/>
        </w:rPr>
        <w:t xml:space="preserve">beliefs in </w:t>
      </w:r>
      <w:r w:rsidR="00027593" w:rsidRPr="00481945">
        <w:rPr>
          <w:rFonts w:ascii="Helvetica" w:hAnsi="Helvetica"/>
        </w:rPr>
        <w:t xml:space="preserve">her </w:t>
      </w:r>
      <w:r w:rsidR="000D7E52" w:rsidRPr="00481945">
        <w:rPr>
          <w:rFonts w:ascii="Helvetica" w:hAnsi="Helvetica"/>
        </w:rPr>
        <w:t>existing semantic network</w:t>
      </w:r>
      <w:r w:rsidR="001F36A4" w:rsidRPr="00481945">
        <w:rPr>
          <w:rFonts w:ascii="Helvetica" w:hAnsi="Helvetica"/>
        </w:rPr>
        <w:t xml:space="preserve">. </w:t>
      </w:r>
      <w:r w:rsidR="00027593" w:rsidRPr="00481945">
        <w:rPr>
          <w:rFonts w:ascii="Helvetica" w:hAnsi="Helvetica"/>
        </w:rPr>
        <w:t xml:space="preserve">She </w:t>
      </w:r>
      <w:r w:rsidR="000D7E52" w:rsidRPr="00481945">
        <w:rPr>
          <w:rFonts w:ascii="Helvetica" w:hAnsi="Helvetica"/>
        </w:rPr>
        <w:t xml:space="preserve">is likely to adopt a belief </w:t>
      </w:r>
      <w:r w:rsidR="00D900A3" w:rsidRPr="00481945">
        <w:rPr>
          <w:rFonts w:ascii="Helvetica" w:hAnsi="Helvetica"/>
        </w:rPr>
        <w:t>connecting</w:t>
      </w:r>
      <w:r w:rsidR="009F433D" w:rsidRPr="00481945">
        <w:rPr>
          <w:rFonts w:ascii="Helvetica" w:hAnsi="Helvetica"/>
        </w:rPr>
        <w:t xml:space="preserve"> two concepts that</w:t>
      </w:r>
      <w:r w:rsidR="000D7E52" w:rsidRPr="00481945">
        <w:rPr>
          <w:rFonts w:ascii="Helvetica" w:hAnsi="Helvetica"/>
        </w:rPr>
        <w:t xml:space="preserve"> </w:t>
      </w:r>
      <w:r w:rsidR="000D7E52" w:rsidRPr="00481945">
        <w:rPr>
          <w:rFonts w:ascii="Helvetica" w:hAnsi="Helvetica"/>
        </w:rPr>
        <w:lastRenderedPageBreak/>
        <w:t xml:space="preserve">are already close together in </w:t>
      </w:r>
      <w:r w:rsidR="00CF3E9B" w:rsidRPr="00481945">
        <w:rPr>
          <w:rFonts w:ascii="Helvetica" w:hAnsi="Helvetica"/>
        </w:rPr>
        <w:t xml:space="preserve">her </w:t>
      </w:r>
      <w:r w:rsidR="000D7E52" w:rsidRPr="00481945">
        <w:rPr>
          <w:rFonts w:ascii="Helvetica" w:hAnsi="Helvetica"/>
        </w:rPr>
        <w:t>semantic network</w:t>
      </w:r>
      <w:r w:rsidRPr="00481945">
        <w:rPr>
          <w:rFonts w:ascii="Helvetica" w:hAnsi="Helvetica"/>
        </w:rPr>
        <w:t xml:space="preserve">, as it seems consistent with the beliefs </w:t>
      </w:r>
      <w:r w:rsidR="00027593" w:rsidRPr="00481945">
        <w:rPr>
          <w:rFonts w:ascii="Helvetica" w:hAnsi="Helvetica"/>
        </w:rPr>
        <w:t>s</w:t>
      </w:r>
      <w:r w:rsidRPr="00481945">
        <w:rPr>
          <w:rFonts w:ascii="Helvetica" w:hAnsi="Helvetica"/>
        </w:rPr>
        <w:t>he already holds</w:t>
      </w:r>
      <w:r w:rsidR="000D7E52" w:rsidRPr="00481945">
        <w:rPr>
          <w:rFonts w:ascii="Helvetica" w:hAnsi="Helvetica"/>
        </w:rPr>
        <w:t xml:space="preserve"> </w:t>
      </w:r>
      <w:r w:rsidR="000D7E52" w:rsidRPr="00481945">
        <w:rPr>
          <w:rFonts w:ascii="Helvetica" w:hAnsi="Helvetica"/>
          <w:i/>
        </w:rPr>
        <w:t>(</w:t>
      </w:r>
      <w:r w:rsidR="009A40B4" w:rsidRPr="00481945">
        <w:rPr>
          <w:rFonts w:ascii="Helvetica" w:hAnsi="Helvetica"/>
          <w:i/>
        </w:rPr>
        <w:t>24, 25</w:t>
      </w:r>
      <w:r w:rsidR="000D7E52" w:rsidRPr="00481945">
        <w:rPr>
          <w:rFonts w:ascii="Helvetica" w:hAnsi="Helvetica"/>
          <w:i/>
        </w:rPr>
        <w:t>)</w:t>
      </w:r>
      <w:r w:rsidR="000D7E52" w:rsidRPr="00481945">
        <w:rPr>
          <w:rFonts w:ascii="Helvetica" w:hAnsi="Helvetica"/>
        </w:rPr>
        <w:t xml:space="preserve">. Conversely, </w:t>
      </w:r>
      <w:r w:rsidR="00027593" w:rsidRPr="00481945">
        <w:rPr>
          <w:rFonts w:ascii="Helvetica" w:hAnsi="Helvetica"/>
        </w:rPr>
        <w:t>s</w:t>
      </w:r>
      <w:r w:rsidR="000D7E52" w:rsidRPr="00481945">
        <w:rPr>
          <w:rFonts w:ascii="Helvetica" w:hAnsi="Helvetica"/>
        </w:rPr>
        <w:t xml:space="preserve">he is unlikely to adopt a belief </w:t>
      </w:r>
      <w:r w:rsidR="00F80F35" w:rsidRPr="00481945">
        <w:rPr>
          <w:rFonts w:ascii="Helvetica" w:hAnsi="Helvetica"/>
        </w:rPr>
        <w:t>that two distant concepts are connected</w:t>
      </w:r>
      <w:r w:rsidRPr="00481945">
        <w:rPr>
          <w:rFonts w:ascii="Helvetica" w:hAnsi="Helvetica"/>
        </w:rPr>
        <w:t xml:space="preserve">, as doing so would dramatically reshape </w:t>
      </w:r>
      <w:r w:rsidR="00027593" w:rsidRPr="00481945">
        <w:rPr>
          <w:rFonts w:ascii="Helvetica" w:hAnsi="Helvetica"/>
        </w:rPr>
        <w:t xml:space="preserve">her </w:t>
      </w:r>
      <w:r w:rsidRPr="00481945">
        <w:rPr>
          <w:rFonts w:ascii="Helvetica" w:hAnsi="Helvetica"/>
        </w:rPr>
        <w:t>belief structure</w:t>
      </w:r>
      <w:r w:rsidR="000D7E52" w:rsidRPr="00481945">
        <w:rPr>
          <w:rFonts w:ascii="Helvetica" w:hAnsi="Helvetica"/>
        </w:rPr>
        <w:t xml:space="preserve">. </w:t>
      </w:r>
      <w:r w:rsidR="001F36A4" w:rsidRPr="00481945">
        <w:rPr>
          <w:rFonts w:ascii="Helvetica" w:hAnsi="Helvetica"/>
        </w:rPr>
        <w:t xml:space="preserve">The simplest representation of this </w:t>
      </w:r>
      <w:r w:rsidR="00983FE0">
        <w:rPr>
          <w:rFonts w:ascii="Helvetica" w:hAnsi="Helvetica"/>
        </w:rPr>
        <w:t>tendency</w:t>
      </w:r>
      <w:r w:rsidR="00983FE0" w:rsidRPr="00481945">
        <w:rPr>
          <w:rFonts w:ascii="Helvetica" w:hAnsi="Helvetica"/>
        </w:rPr>
        <w:t xml:space="preserve"> </w:t>
      </w:r>
      <w:r w:rsidR="001F36A4" w:rsidRPr="00481945">
        <w:rPr>
          <w:rFonts w:ascii="Helvetica" w:hAnsi="Helvetica"/>
        </w:rPr>
        <w:t xml:space="preserve">is that a simulated individual will adopt any belief that </w:t>
      </w:r>
      <w:r w:rsidR="00027593" w:rsidRPr="00481945">
        <w:rPr>
          <w:rFonts w:ascii="Helvetica" w:hAnsi="Helvetica"/>
        </w:rPr>
        <w:t xml:space="preserve">her </w:t>
      </w:r>
      <w:r w:rsidR="001F36A4" w:rsidRPr="00481945">
        <w:rPr>
          <w:rFonts w:ascii="Helvetica" w:hAnsi="Helvetica"/>
        </w:rPr>
        <w:t xml:space="preserve">neighbors possess, as long as </w:t>
      </w:r>
      <w:r w:rsidR="00F80F35" w:rsidRPr="00481945">
        <w:rPr>
          <w:rFonts w:ascii="Helvetica" w:hAnsi="Helvetica"/>
        </w:rPr>
        <w:t xml:space="preserve">the existing distance in </w:t>
      </w:r>
      <w:r w:rsidR="00027593" w:rsidRPr="00481945">
        <w:rPr>
          <w:rFonts w:ascii="Helvetica" w:hAnsi="Helvetica"/>
        </w:rPr>
        <w:t xml:space="preserve">her </w:t>
      </w:r>
      <w:r w:rsidR="00F80F35" w:rsidRPr="00481945">
        <w:rPr>
          <w:rFonts w:ascii="Helvetica" w:hAnsi="Helvetica"/>
        </w:rPr>
        <w:t xml:space="preserve">semantic network is below </w:t>
      </w:r>
      <w:r w:rsidR="00A94B53">
        <w:rPr>
          <w:rFonts w:ascii="Helvetica" w:hAnsi="Helvetica"/>
        </w:rPr>
        <w:t>some</w:t>
      </w:r>
      <w:r w:rsidR="00A94B53" w:rsidRPr="00481945">
        <w:rPr>
          <w:rFonts w:ascii="Helvetica" w:hAnsi="Helvetica"/>
        </w:rPr>
        <w:t xml:space="preserve"> </w:t>
      </w:r>
      <w:r w:rsidR="00F80F35" w:rsidRPr="00481945">
        <w:rPr>
          <w:rFonts w:ascii="Helvetica" w:hAnsi="Helvetica"/>
        </w:rPr>
        <w:t xml:space="preserve">threshold. </w:t>
      </w:r>
      <w:r w:rsidR="009C442B" w:rsidRPr="00481945">
        <w:rPr>
          <w:rFonts w:ascii="Helvetica" w:hAnsi="Helvetica"/>
        </w:rPr>
        <w:t xml:space="preserve">To make the simulation easy to </w:t>
      </w:r>
      <w:r w:rsidR="0027515B" w:rsidRPr="00481945">
        <w:rPr>
          <w:rFonts w:ascii="Helvetica" w:hAnsi="Helvetica"/>
        </w:rPr>
        <w:t>follow</w:t>
      </w:r>
      <w:r w:rsidR="00F80F35" w:rsidRPr="00481945">
        <w:rPr>
          <w:rFonts w:ascii="Helvetica" w:hAnsi="Helvetica"/>
        </w:rPr>
        <w:t xml:space="preserve">, </w:t>
      </w:r>
      <w:r w:rsidR="00EC062D">
        <w:rPr>
          <w:rFonts w:ascii="Helvetica" w:hAnsi="Helvetica"/>
        </w:rPr>
        <w:t>I will</w:t>
      </w:r>
      <w:r w:rsidR="00F80F35" w:rsidRPr="00481945">
        <w:rPr>
          <w:rFonts w:ascii="Helvetica" w:hAnsi="Helvetica"/>
        </w:rPr>
        <w:t xml:space="preserve"> use a threshold of 2</w:t>
      </w:r>
      <w:r w:rsidR="001C61A3" w:rsidRPr="00481945">
        <w:rPr>
          <w:rFonts w:ascii="Helvetica" w:hAnsi="Helvetica"/>
        </w:rPr>
        <w:t xml:space="preserve"> links distance</w:t>
      </w:r>
      <w:r w:rsidR="00F80F35" w:rsidRPr="00481945">
        <w:rPr>
          <w:rFonts w:ascii="Helvetica" w:hAnsi="Helvetica"/>
        </w:rPr>
        <w:t xml:space="preserve">, such that a belief will be </w:t>
      </w:r>
      <w:r w:rsidR="009A40B4">
        <w:rPr>
          <w:rFonts w:ascii="Helvetica" w:hAnsi="Helvetica"/>
        </w:rPr>
        <w:t xml:space="preserve">permanently </w:t>
      </w:r>
      <w:r w:rsidR="00F80F35" w:rsidRPr="00481945">
        <w:rPr>
          <w:rFonts w:ascii="Helvetica" w:hAnsi="Helvetica"/>
        </w:rPr>
        <w:t>adopted if it closes a triangle in the adopter’s semantic network</w:t>
      </w:r>
      <w:r w:rsidR="003017DC">
        <w:rPr>
          <w:rStyle w:val="FootnoteReference"/>
          <w:rFonts w:ascii="Helvetica" w:hAnsi="Helvetica"/>
        </w:rPr>
        <w:footnoteReference w:id="5"/>
      </w:r>
      <w:r w:rsidR="001F36A4" w:rsidRPr="00481945">
        <w:rPr>
          <w:rFonts w:ascii="Helvetica" w:hAnsi="Helvetica"/>
        </w:rPr>
        <w:t>.</w:t>
      </w:r>
      <w:r w:rsidR="003B0588">
        <w:rPr>
          <w:rFonts w:ascii="Helvetica" w:hAnsi="Helvetica"/>
        </w:rPr>
        <w:t xml:space="preserve"> </w:t>
      </w:r>
    </w:p>
    <w:p w14:paraId="6ABA695A" w14:textId="77777777" w:rsidR="002A2CCC" w:rsidRPr="00472265" w:rsidRDefault="002A2CCC" w:rsidP="002A2CCC">
      <w:pPr>
        <w:pStyle w:val="Teaser"/>
        <w:jc w:val="center"/>
        <w:rPr>
          <w:rFonts w:ascii="Helvetica" w:hAnsi="Helvetica"/>
        </w:rPr>
      </w:pPr>
      <w:r w:rsidRPr="00472265">
        <w:rPr>
          <w:rFonts w:ascii="Helvetica" w:hAnsi="Helvetica"/>
          <w:noProof/>
        </w:rPr>
        <w:drawing>
          <wp:inline distT="0" distB="0" distL="0" distR="0" wp14:anchorId="23855856" wp14:editId="4D9A8FC4">
            <wp:extent cx="5818505" cy="4533900"/>
            <wp:effectExtent l="12700" t="1270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13"/>
                    <a:stretch>
                      <a:fillRect/>
                    </a:stretch>
                  </pic:blipFill>
                  <pic:spPr>
                    <a:xfrm>
                      <a:off x="0" y="0"/>
                      <a:ext cx="5818505" cy="4533900"/>
                    </a:xfrm>
                    <a:prstGeom prst="rect">
                      <a:avLst/>
                    </a:prstGeom>
                    <a:ln>
                      <a:solidFill>
                        <a:schemeClr val="bg1">
                          <a:lumMod val="75000"/>
                        </a:schemeClr>
                      </a:solidFill>
                    </a:ln>
                  </pic:spPr>
                </pic:pic>
              </a:graphicData>
            </a:graphic>
          </wp:inline>
        </w:drawing>
      </w:r>
    </w:p>
    <w:p w14:paraId="22BC9201" w14:textId="0C276811" w:rsidR="002A2CCC" w:rsidRPr="00481945" w:rsidRDefault="002A2CCC" w:rsidP="00501835">
      <w:pPr>
        <w:pStyle w:val="Teaser"/>
        <w:spacing w:line="480" w:lineRule="auto"/>
        <w:jc w:val="center"/>
        <w:rPr>
          <w:rFonts w:ascii="Helvetica" w:hAnsi="Helvetica"/>
        </w:rPr>
      </w:pPr>
      <w:r w:rsidRPr="00481945">
        <w:rPr>
          <w:rFonts w:ascii="Helvetica" w:hAnsi="Helvetica"/>
          <w:i/>
        </w:rPr>
        <w:lastRenderedPageBreak/>
        <w:t xml:space="preserve">Fig. 1. </w:t>
      </w:r>
      <w:r>
        <w:rPr>
          <w:rFonts w:ascii="Helvetica" w:hAnsi="Helvetica"/>
          <w:i/>
        </w:rPr>
        <w:t>A minimal model of interdependent diffusion</w:t>
      </w:r>
    </w:p>
    <w:p w14:paraId="1BC074E2" w14:textId="43F79430" w:rsidR="009F433D" w:rsidRPr="00481945" w:rsidRDefault="00FD6598" w:rsidP="00481945">
      <w:pPr>
        <w:pStyle w:val="Teaser"/>
        <w:spacing w:line="480" w:lineRule="auto"/>
        <w:rPr>
          <w:rFonts w:ascii="Helvetica" w:hAnsi="Helvetica"/>
          <w:i/>
        </w:rPr>
      </w:pPr>
      <w:r>
        <w:rPr>
          <w:rFonts w:ascii="Helvetica" w:hAnsi="Helvetica"/>
          <w:i/>
        </w:rPr>
        <w:t xml:space="preserve">The </w:t>
      </w:r>
      <w:r w:rsidR="009814DC" w:rsidRPr="00481945">
        <w:rPr>
          <w:rFonts w:ascii="Helvetica" w:hAnsi="Helvetica"/>
          <w:i/>
        </w:rPr>
        <w:t>Reciprocal Facilitation</w:t>
      </w:r>
      <w:r>
        <w:rPr>
          <w:rFonts w:ascii="Helvetica" w:hAnsi="Helvetica"/>
          <w:i/>
        </w:rPr>
        <w:t xml:space="preserve"> Mechanism</w:t>
      </w:r>
    </w:p>
    <w:p w14:paraId="46EC3960" w14:textId="168B60F9" w:rsidR="009A291A" w:rsidRDefault="003017DC" w:rsidP="003C678E">
      <w:pPr>
        <w:pStyle w:val="Teaser"/>
        <w:spacing w:line="480" w:lineRule="auto"/>
        <w:ind w:firstLine="720"/>
        <w:rPr>
          <w:rFonts w:ascii="Helvetica" w:hAnsi="Helvetica"/>
        </w:rPr>
      </w:pPr>
      <w:r>
        <w:rPr>
          <w:rFonts w:ascii="Helvetica" w:hAnsi="Helvetica"/>
        </w:rPr>
        <w:t>To observe the first effect of interdependence on diffusion, we can follow a single focal belief as it spreads through the social network</w:t>
      </w:r>
      <w:r w:rsidR="00083C83" w:rsidRPr="00481945">
        <w:rPr>
          <w:rFonts w:ascii="Helvetica" w:hAnsi="Helvetica"/>
        </w:rPr>
        <w:t xml:space="preserve">. </w:t>
      </w:r>
      <w:r w:rsidR="007A0EDA" w:rsidRPr="00481945">
        <w:rPr>
          <w:rFonts w:ascii="Helvetica" w:hAnsi="Helvetica"/>
        </w:rPr>
        <w:t>The</w:t>
      </w:r>
      <w:r w:rsidR="00083C83" w:rsidRPr="00481945">
        <w:rPr>
          <w:rFonts w:ascii="Helvetica" w:hAnsi="Helvetica"/>
        </w:rPr>
        <w:t xml:space="preserve"> </w:t>
      </w:r>
      <w:r w:rsidR="007A0EDA" w:rsidRPr="00481945">
        <w:rPr>
          <w:rFonts w:ascii="Helvetica" w:hAnsi="Helvetica"/>
        </w:rPr>
        <w:t xml:space="preserve">focal </w:t>
      </w:r>
      <w:r w:rsidR="00083C83" w:rsidRPr="00481945">
        <w:rPr>
          <w:rFonts w:ascii="Helvetica" w:hAnsi="Helvetica"/>
        </w:rPr>
        <w:t>belief</w:t>
      </w:r>
      <w:r w:rsidR="007A0EDA" w:rsidRPr="00481945">
        <w:rPr>
          <w:rFonts w:ascii="Helvetica" w:hAnsi="Helvetica"/>
        </w:rPr>
        <w:t xml:space="preserve"> spread</w:t>
      </w:r>
      <w:r w:rsidR="006D6F2F">
        <w:rPr>
          <w:rFonts w:ascii="Helvetica" w:hAnsi="Helvetica"/>
        </w:rPr>
        <w:t>s</w:t>
      </w:r>
      <w:r w:rsidR="007A0EDA" w:rsidRPr="00481945">
        <w:rPr>
          <w:rFonts w:ascii="Helvetica" w:hAnsi="Helvetica"/>
        </w:rPr>
        <w:t xml:space="preserve"> when </w:t>
      </w:r>
      <w:r w:rsidR="00625CFB" w:rsidRPr="00481945">
        <w:rPr>
          <w:rFonts w:ascii="Helvetica" w:hAnsi="Helvetica"/>
        </w:rPr>
        <w:t>the prior beliefs of an exposed individual make h</w:t>
      </w:r>
      <w:r w:rsidR="00FD6598">
        <w:rPr>
          <w:rFonts w:ascii="Helvetica" w:hAnsi="Helvetica"/>
        </w:rPr>
        <w:t>er</w:t>
      </w:r>
      <w:r w:rsidR="00625CFB" w:rsidRPr="00481945">
        <w:rPr>
          <w:rFonts w:ascii="Helvetica" w:hAnsi="Helvetica"/>
        </w:rPr>
        <w:t xml:space="preserve"> </w:t>
      </w:r>
      <w:r w:rsidR="007A0EDA" w:rsidRPr="00481945">
        <w:rPr>
          <w:rFonts w:ascii="Helvetica" w:hAnsi="Helvetica"/>
        </w:rPr>
        <w:t>susceptible to the focal belief</w:t>
      </w:r>
      <w:r w:rsidR="00236774" w:rsidRPr="00481945">
        <w:rPr>
          <w:rFonts w:ascii="Helvetica" w:hAnsi="Helvetica"/>
        </w:rPr>
        <w:t xml:space="preserve"> (i.e. in th</w:t>
      </w:r>
      <w:r w:rsidR="00625CFB" w:rsidRPr="00481945">
        <w:rPr>
          <w:rFonts w:ascii="Helvetica" w:hAnsi="Helvetica"/>
        </w:rPr>
        <w:t>is</w:t>
      </w:r>
      <w:r w:rsidR="00236774" w:rsidRPr="00481945">
        <w:rPr>
          <w:rFonts w:ascii="Helvetica" w:hAnsi="Helvetica"/>
        </w:rPr>
        <w:t xml:space="preserve"> simplified </w:t>
      </w:r>
      <w:r w:rsidR="00625CFB" w:rsidRPr="00481945">
        <w:rPr>
          <w:rFonts w:ascii="Helvetica" w:hAnsi="Helvetica"/>
        </w:rPr>
        <w:t xml:space="preserve">model </w:t>
      </w:r>
      <w:r w:rsidR="00236774" w:rsidRPr="00481945">
        <w:rPr>
          <w:rFonts w:ascii="Helvetica" w:hAnsi="Helvetica"/>
        </w:rPr>
        <w:t xml:space="preserve">the focal belief </w:t>
      </w:r>
      <w:r w:rsidR="0064499C">
        <w:rPr>
          <w:rFonts w:ascii="Helvetica" w:hAnsi="Helvetica"/>
        </w:rPr>
        <w:t xml:space="preserve">would </w:t>
      </w:r>
      <w:r w:rsidR="00236774" w:rsidRPr="00481945">
        <w:rPr>
          <w:rFonts w:ascii="Helvetica" w:hAnsi="Helvetica"/>
        </w:rPr>
        <w:t xml:space="preserve">“close a triangle” in </w:t>
      </w:r>
      <w:r w:rsidR="00625CFB" w:rsidRPr="00481945">
        <w:rPr>
          <w:rFonts w:ascii="Helvetica" w:hAnsi="Helvetica"/>
        </w:rPr>
        <w:t>h</w:t>
      </w:r>
      <w:r w:rsidR="00FD6598">
        <w:rPr>
          <w:rFonts w:ascii="Helvetica" w:hAnsi="Helvetica"/>
        </w:rPr>
        <w:t>er</w:t>
      </w:r>
      <w:r w:rsidR="00625CFB" w:rsidRPr="00481945">
        <w:rPr>
          <w:rFonts w:ascii="Helvetica" w:hAnsi="Helvetica"/>
        </w:rPr>
        <w:t xml:space="preserve"> semantic </w:t>
      </w:r>
      <w:r w:rsidR="00236774" w:rsidRPr="00481945">
        <w:rPr>
          <w:rFonts w:ascii="Helvetica" w:hAnsi="Helvetica"/>
        </w:rPr>
        <w:t>network)</w:t>
      </w:r>
      <w:r w:rsidR="007A0EDA" w:rsidRPr="00481945">
        <w:rPr>
          <w:rFonts w:ascii="Helvetica" w:hAnsi="Helvetica"/>
        </w:rPr>
        <w:t xml:space="preserve">. Continuing to spread </w:t>
      </w:r>
      <w:r w:rsidR="0089335F" w:rsidRPr="00481945">
        <w:rPr>
          <w:rFonts w:ascii="Helvetica" w:hAnsi="Helvetica"/>
        </w:rPr>
        <w:t>to other neighbors in the social network</w:t>
      </w:r>
      <w:r w:rsidR="007A0EDA" w:rsidRPr="00481945">
        <w:rPr>
          <w:rFonts w:ascii="Helvetica" w:hAnsi="Helvetica"/>
        </w:rPr>
        <w:t>, the focal belief may then reciprocate th</w:t>
      </w:r>
      <w:r w:rsidR="001F36A4" w:rsidRPr="00481945">
        <w:rPr>
          <w:rFonts w:ascii="Helvetica" w:hAnsi="Helvetica"/>
        </w:rPr>
        <w:t>at</w:t>
      </w:r>
      <w:r w:rsidR="007A0EDA" w:rsidRPr="00481945">
        <w:rPr>
          <w:rFonts w:ascii="Helvetica" w:hAnsi="Helvetica"/>
        </w:rPr>
        <w:t xml:space="preserve"> facilitation by creating</w:t>
      </w:r>
      <w:r w:rsidR="00083C83" w:rsidRPr="00481945">
        <w:rPr>
          <w:rFonts w:ascii="Helvetica" w:hAnsi="Helvetica"/>
        </w:rPr>
        <w:t xml:space="preserve"> conditions of susceptibility </w:t>
      </w:r>
      <w:r w:rsidR="007A0EDA" w:rsidRPr="00481945">
        <w:rPr>
          <w:rFonts w:ascii="Helvetica" w:hAnsi="Helvetica"/>
        </w:rPr>
        <w:t>to the beliefs which had previously supported its diffusion</w:t>
      </w:r>
      <w:r w:rsidR="00083C83" w:rsidRPr="00481945">
        <w:rPr>
          <w:rFonts w:ascii="Helvetica" w:hAnsi="Helvetica"/>
        </w:rPr>
        <w:t>, and repeat the cycle</w:t>
      </w:r>
      <w:r w:rsidR="003C678E" w:rsidRPr="00481945">
        <w:rPr>
          <w:rFonts w:ascii="Helvetica" w:hAnsi="Helvetica"/>
        </w:rPr>
        <w:t xml:space="preserve">. </w:t>
      </w:r>
    </w:p>
    <w:p w14:paraId="0726AC69" w14:textId="6BDE4E87" w:rsidR="003C678E" w:rsidRPr="00481945" w:rsidRDefault="001860D1" w:rsidP="003C678E">
      <w:pPr>
        <w:pStyle w:val="Teaser"/>
        <w:spacing w:line="480" w:lineRule="auto"/>
        <w:ind w:firstLine="720"/>
        <w:rPr>
          <w:rFonts w:ascii="Helvetica" w:hAnsi="Helvetica"/>
        </w:rPr>
      </w:pPr>
      <w:r w:rsidRPr="00481945">
        <w:rPr>
          <w:rFonts w:ascii="Helvetica" w:hAnsi="Helvetica"/>
        </w:rPr>
        <w:t>Fig</w:t>
      </w:r>
      <w:r w:rsidR="00A27D2C" w:rsidRPr="00481945">
        <w:rPr>
          <w:rFonts w:ascii="Helvetica" w:hAnsi="Helvetica"/>
        </w:rPr>
        <w:t>.</w:t>
      </w:r>
      <w:r w:rsidR="009061EA" w:rsidRPr="00481945">
        <w:rPr>
          <w:rFonts w:ascii="Helvetica" w:hAnsi="Helvetica"/>
        </w:rPr>
        <w:t xml:space="preserve"> 2 illustrates </w:t>
      </w:r>
      <w:r w:rsidR="003C678E" w:rsidRPr="00481945">
        <w:rPr>
          <w:rFonts w:ascii="Helvetica" w:hAnsi="Helvetica"/>
        </w:rPr>
        <w:t>this</w:t>
      </w:r>
      <w:r w:rsidR="009061EA" w:rsidRPr="00481945">
        <w:rPr>
          <w:rFonts w:ascii="Helvetica" w:hAnsi="Helvetica"/>
        </w:rPr>
        <w:t xml:space="preserve"> mechanism of </w:t>
      </w:r>
      <w:r w:rsidR="00D85287" w:rsidRPr="00481945">
        <w:rPr>
          <w:rFonts w:ascii="Helvetica" w:hAnsi="Helvetica"/>
        </w:rPr>
        <w:t>“</w:t>
      </w:r>
      <w:r w:rsidR="009061EA" w:rsidRPr="00481945">
        <w:rPr>
          <w:rFonts w:ascii="Helvetica" w:hAnsi="Helvetica"/>
        </w:rPr>
        <w:t>reciprocal facilitation</w:t>
      </w:r>
      <w:r w:rsidR="00D85287" w:rsidRPr="00481945">
        <w:rPr>
          <w:rFonts w:ascii="Helvetica" w:hAnsi="Helvetica"/>
        </w:rPr>
        <w:t>”</w:t>
      </w:r>
      <w:r w:rsidR="003C678E" w:rsidRPr="00481945">
        <w:rPr>
          <w:rFonts w:ascii="Helvetica" w:hAnsi="Helvetica"/>
        </w:rPr>
        <w:t xml:space="preserve">, </w:t>
      </w:r>
      <w:r w:rsidR="00816E1A" w:rsidRPr="00481945">
        <w:rPr>
          <w:rFonts w:ascii="Helvetica" w:hAnsi="Helvetica"/>
        </w:rPr>
        <w:t>in which</w:t>
      </w:r>
      <w:r w:rsidR="003C678E" w:rsidRPr="00481945">
        <w:rPr>
          <w:rFonts w:ascii="Helvetica" w:hAnsi="Helvetica"/>
        </w:rPr>
        <w:t xml:space="preserve"> simultaneously</w:t>
      </w:r>
      <w:r w:rsidR="00077016" w:rsidRPr="00481945">
        <w:rPr>
          <w:rFonts w:ascii="Helvetica" w:hAnsi="Helvetica"/>
        </w:rPr>
        <w:t>-</w:t>
      </w:r>
      <w:r w:rsidR="003C678E" w:rsidRPr="00481945">
        <w:rPr>
          <w:rFonts w:ascii="Helvetica" w:hAnsi="Helvetica"/>
        </w:rPr>
        <w:t xml:space="preserve">diffusing beliefs alternately create susceptibility </w:t>
      </w:r>
      <w:r w:rsidR="00816E1A" w:rsidRPr="00481945">
        <w:rPr>
          <w:rFonts w:ascii="Helvetica" w:hAnsi="Helvetica"/>
        </w:rPr>
        <w:t>to one another,</w:t>
      </w:r>
      <w:r w:rsidR="003C678E" w:rsidRPr="00481945">
        <w:rPr>
          <w:rFonts w:ascii="Helvetica" w:hAnsi="Helvetica"/>
        </w:rPr>
        <w:t xml:space="preserve"> </w:t>
      </w:r>
      <w:r w:rsidR="00816E1A" w:rsidRPr="00481945">
        <w:rPr>
          <w:rFonts w:ascii="Helvetica" w:hAnsi="Helvetica"/>
        </w:rPr>
        <w:t xml:space="preserve">and together </w:t>
      </w:r>
      <w:r w:rsidR="00C75C1E" w:rsidRPr="00481945">
        <w:rPr>
          <w:rFonts w:ascii="Helvetica" w:hAnsi="Helvetica"/>
        </w:rPr>
        <w:t xml:space="preserve">are adopted by more individuals than any </w:t>
      </w:r>
      <w:r w:rsidR="006D6F2F">
        <w:rPr>
          <w:rFonts w:ascii="Helvetica" w:hAnsi="Helvetica"/>
        </w:rPr>
        <w:t>single</w:t>
      </w:r>
      <w:r w:rsidR="008C6669" w:rsidRPr="00481945">
        <w:rPr>
          <w:rFonts w:ascii="Helvetica" w:hAnsi="Helvetica"/>
        </w:rPr>
        <w:t xml:space="preserve"> belief </w:t>
      </w:r>
      <w:r w:rsidR="00C75C1E" w:rsidRPr="00481945">
        <w:rPr>
          <w:rFonts w:ascii="Helvetica" w:hAnsi="Helvetica"/>
        </w:rPr>
        <w:t xml:space="preserve">could have </w:t>
      </w:r>
      <w:r w:rsidR="003017DC">
        <w:rPr>
          <w:rFonts w:ascii="Helvetica" w:hAnsi="Helvetica"/>
        </w:rPr>
        <w:t>reached</w:t>
      </w:r>
      <w:r w:rsidR="003017DC" w:rsidRPr="00481945">
        <w:rPr>
          <w:rFonts w:ascii="Helvetica" w:hAnsi="Helvetica"/>
        </w:rPr>
        <w:t xml:space="preserve"> </w:t>
      </w:r>
      <w:r w:rsidR="00C75C1E" w:rsidRPr="00481945">
        <w:rPr>
          <w:rFonts w:ascii="Helvetica" w:hAnsi="Helvetica"/>
        </w:rPr>
        <w:t>by</w:t>
      </w:r>
      <w:r w:rsidR="00816E1A" w:rsidRPr="00481945">
        <w:rPr>
          <w:rFonts w:ascii="Helvetica" w:hAnsi="Helvetica"/>
        </w:rPr>
        <w:t xml:space="preserve"> diffusing on its own</w:t>
      </w:r>
      <w:r w:rsidR="003C678E" w:rsidRPr="00481945">
        <w:rPr>
          <w:rFonts w:ascii="Helvetica" w:hAnsi="Helvetica"/>
        </w:rPr>
        <w:t>.</w:t>
      </w:r>
      <w:r w:rsidR="009A40B4">
        <w:rPr>
          <w:rFonts w:ascii="Helvetica" w:hAnsi="Helvetica"/>
        </w:rPr>
        <w:t xml:space="preserve"> </w:t>
      </w:r>
      <w:r w:rsidR="009A291A">
        <w:rPr>
          <w:rFonts w:ascii="Helvetica" w:hAnsi="Helvetica"/>
        </w:rPr>
        <w:t xml:space="preserve">In this </w:t>
      </w:r>
      <w:r w:rsidR="003017DC">
        <w:rPr>
          <w:rFonts w:ascii="Helvetica" w:hAnsi="Helvetica"/>
        </w:rPr>
        <w:t>illustration</w:t>
      </w:r>
      <w:r w:rsidR="009A291A">
        <w:rPr>
          <w:rFonts w:ascii="Helvetica" w:hAnsi="Helvetica"/>
        </w:rPr>
        <w:t>, Juliet, Ken, and Lisa each</w:t>
      </w:r>
      <w:r w:rsidR="009A40B4">
        <w:rPr>
          <w:rFonts w:ascii="Helvetica" w:hAnsi="Helvetica"/>
        </w:rPr>
        <w:t xml:space="preserve"> begin with a different set of belief</w:t>
      </w:r>
      <w:r w:rsidR="009A291A">
        <w:rPr>
          <w:rFonts w:ascii="Helvetica" w:hAnsi="Helvetica"/>
        </w:rPr>
        <w:t>s</w:t>
      </w:r>
      <w:r w:rsidR="0064499C">
        <w:rPr>
          <w:rFonts w:ascii="Helvetica" w:hAnsi="Helvetica"/>
        </w:rPr>
        <w:t xml:space="preserve"> denoted as connections </w:t>
      </w:r>
      <w:r w:rsidR="00983FE0">
        <w:rPr>
          <w:rFonts w:ascii="Helvetica" w:hAnsi="Helvetica"/>
        </w:rPr>
        <w:t xml:space="preserve">(AB, AC, etc.) </w:t>
      </w:r>
      <w:r w:rsidR="0064499C">
        <w:rPr>
          <w:rFonts w:ascii="Helvetica" w:hAnsi="Helvetica"/>
        </w:rPr>
        <w:t xml:space="preserve">between </w:t>
      </w:r>
      <w:r w:rsidR="00EC062D">
        <w:rPr>
          <w:rFonts w:ascii="Helvetica" w:hAnsi="Helvetica"/>
        </w:rPr>
        <w:t>concepts</w:t>
      </w:r>
      <w:r w:rsidR="0064499C">
        <w:rPr>
          <w:rFonts w:ascii="Helvetica" w:hAnsi="Helvetica"/>
        </w:rPr>
        <w:t xml:space="preserve">: </w:t>
      </w:r>
      <w:r w:rsidR="00983FE0">
        <w:rPr>
          <w:rFonts w:ascii="Helvetica" w:hAnsi="Helvetica"/>
        </w:rPr>
        <w:t>(</w:t>
      </w:r>
      <w:r w:rsidR="0064499C">
        <w:rPr>
          <w:rFonts w:ascii="Helvetica" w:hAnsi="Helvetica"/>
        </w:rPr>
        <w:t>A</w:t>
      </w:r>
      <w:r w:rsidR="00983FE0">
        <w:rPr>
          <w:rFonts w:ascii="Helvetica" w:hAnsi="Helvetica"/>
        </w:rPr>
        <w:t xml:space="preserve">, </w:t>
      </w:r>
      <w:r w:rsidR="0064499C">
        <w:rPr>
          <w:rFonts w:ascii="Helvetica" w:hAnsi="Helvetica"/>
        </w:rPr>
        <w:t>B, C, etc.</w:t>
      </w:r>
      <w:r w:rsidR="00983FE0">
        <w:rPr>
          <w:rFonts w:ascii="Helvetica" w:hAnsi="Helvetica"/>
        </w:rPr>
        <w:t>)</w:t>
      </w:r>
      <w:r w:rsidR="009A291A">
        <w:rPr>
          <w:rFonts w:ascii="Helvetica" w:hAnsi="Helvetica"/>
        </w:rPr>
        <w:t xml:space="preserve"> </w:t>
      </w:r>
      <w:del w:id="31" w:author="James" w:date="2020-09-17T09:08:00Z">
        <w:r w:rsidR="00983FE0" w:rsidDel="00FD4D31">
          <w:rPr>
            <w:rFonts w:ascii="Helvetica" w:hAnsi="Helvetica"/>
          </w:rPr>
          <w:delText xml:space="preserve">Because </w:delText>
        </w:r>
      </w:del>
      <w:ins w:id="32" w:author="James" w:date="2020-09-17T09:08:00Z">
        <w:r w:rsidR="00FD4D31">
          <w:rPr>
            <w:rFonts w:ascii="Helvetica" w:hAnsi="Helvetica"/>
          </w:rPr>
          <w:t>At first,</w:t>
        </w:r>
        <w:r w:rsidR="00FD4D31">
          <w:rPr>
            <w:rFonts w:ascii="Helvetica" w:hAnsi="Helvetica"/>
          </w:rPr>
          <w:t xml:space="preserve"> </w:t>
        </w:r>
      </w:ins>
      <w:r w:rsidR="00983FE0">
        <w:rPr>
          <w:rFonts w:ascii="Helvetica" w:hAnsi="Helvetica"/>
        </w:rPr>
        <w:t>they are</w:t>
      </w:r>
      <w:r w:rsidR="009A291A">
        <w:rPr>
          <w:rFonts w:ascii="Helvetica" w:hAnsi="Helvetica"/>
        </w:rPr>
        <w:t xml:space="preserve"> not susceptible to adopting beliefs from one another</w:t>
      </w:r>
      <w:r w:rsidR="0064499C">
        <w:rPr>
          <w:rFonts w:ascii="Helvetica" w:hAnsi="Helvetica"/>
        </w:rPr>
        <w:t xml:space="preserve">, </w:t>
      </w:r>
      <w:ins w:id="33" w:author="James" w:date="2020-09-17T09:08:00Z">
        <w:r w:rsidR="00FD4D31">
          <w:rPr>
            <w:rFonts w:ascii="Helvetica" w:hAnsi="Helvetica"/>
          </w:rPr>
          <w:t xml:space="preserve">and so </w:t>
        </w:r>
      </w:ins>
      <w:r w:rsidR="0064499C">
        <w:rPr>
          <w:rFonts w:ascii="Helvetica" w:hAnsi="Helvetica"/>
        </w:rPr>
        <w:t>no diffusion can occur</w:t>
      </w:r>
      <w:r w:rsidR="009A40B4">
        <w:rPr>
          <w:rFonts w:ascii="Helvetica" w:hAnsi="Helvetica"/>
        </w:rPr>
        <w:t xml:space="preserve">. The introduction of </w:t>
      </w:r>
      <w:r w:rsidR="009A291A">
        <w:rPr>
          <w:rFonts w:ascii="Helvetica" w:hAnsi="Helvetica"/>
        </w:rPr>
        <w:t>a new belief in step 1 kicks off a cycle of reciprocal facilitation in steps 2-4</w:t>
      </w:r>
      <w:r w:rsidR="00983FE0">
        <w:rPr>
          <w:rFonts w:ascii="Helvetica" w:hAnsi="Helvetica"/>
        </w:rPr>
        <w:t xml:space="preserve">, </w:t>
      </w:r>
      <w:r w:rsidR="009A291A">
        <w:rPr>
          <w:rFonts w:ascii="Helvetica" w:hAnsi="Helvetica"/>
        </w:rPr>
        <w:t>the introduced belief interact</w:t>
      </w:r>
      <w:r w:rsidR="00983FE0">
        <w:rPr>
          <w:rFonts w:ascii="Helvetica" w:hAnsi="Helvetica"/>
        </w:rPr>
        <w:t>ing</w:t>
      </w:r>
      <w:r w:rsidR="009A291A">
        <w:rPr>
          <w:rFonts w:ascii="Helvetica" w:hAnsi="Helvetica"/>
        </w:rPr>
        <w:t xml:space="preserve"> with the agents’ existing beliefs. In the final state, both the introduced belief and existing beliefs have spread through the network.</w:t>
      </w:r>
    </w:p>
    <w:p w14:paraId="432C5F1F" w14:textId="7EC6317A" w:rsidR="00F628EE" w:rsidRPr="00481945" w:rsidRDefault="00000594" w:rsidP="00437052">
      <w:pPr>
        <w:pStyle w:val="Teaser"/>
        <w:jc w:val="center"/>
        <w:rPr>
          <w:rFonts w:ascii="Helvetica" w:hAnsi="Helvetica"/>
        </w:rPr>
      </w:pPr>
      <w:r w:rsidRPr="00481945">
        <w:rPr>
          <w:rFonts w:ascii="Helvetica" w:hAnsi="Helvetica"/>
          <w:noProof/>
        </w:rPr>
        <w:lastRenderedPageBreak/>
        <w:drawing>
          <wp:inline distT="0" distB="0" distL="0" distR="0" wp14:anchorId="146523B0" wp14:editId="204D4A9C">
            <wp:extent cx="5943600" cy="37857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1.png"/>
                    <pic:cNvPicPr/>
                  </pic:nvPicPr>
                  <pic:blipFill>
                    <a:blip r:embed="rId14"/>
                    <a:stretch>
                      <a:fillRect/>
                    </a:stretch>
                  </pic:blipFill>
                  <pic:spPr>
                    <a:xfrm>
                      <a:off x="0" y="0"/>
                      <a:ext cx="5943600" cy="3785732"/>
                    </a:xfrm>
                    <a:prstGeom prst="rect">
                      <a:avLst/>
                    </a:prstGeom>
                  </pic:spPr>
                </pic:pic>
              </a:graphicData>
            </a:graphic>
          </wp:inline>
        </w:drawing>
      </w:r>
    </w:p>
    <w:p w14:paraId="411E8333" w14:textId="048A4E42" w:rsidR="003C37E2" w:rsidRPr="00481945" w:rsidRDefault="00D4260E" w:rsidP="00481945">
      <w:pPr>
        <w:pStyle w:val="Teaser"/>
        <w:spacing w:line="480" w:lineRule="auto"/>
        <w:ind w:left="270"/>
        <w:jc w:val="center"/>
        <w:rPr>
          <w:rFonts w:ascii="Helvetica" w:hAnsi="Helvetica"/>
          <w:i/>
        </w:rPr>
      </w:pPr>
      <w:r w:rsidRPr="00481945">
        <w:rPr>
          <w:rFonts w:ascii="Helvetica" w:hAnsi="Helvetica"/>
          <w:i/>
        </w:rPr>
        <w:t xml:space="preserve">Fig. 2. </w:t>
      </w:r>
      <w:r w:rsidR="00F550F3">
        <w:rPr>
          <w:rFonts w:ascii="Helvetica" w:hAnsi="Helvetica"/>
          <w:i/>
        </w:rPr>
        <w:t>The</w:t>
      </w:r>
      <w:r w:rsidR="00B71B3E">
        <w:rPr>
          <w:rFonts w:ascii="Helvetica" w:hAnsi="Helvetica"/>
          <w:i/>
        </w:rPr>
        <w:t xml:space="preserve"> r</w:t>
      </w:r>
      <w:r w:rsidR="00B71B3E" w:rsidRPr="00481945">
        <w:rPr>
          <w:rFonts w:ascii="Helvetica" w:hAnsi="Helvetica"/>
          <w:i/>
        </w:rPr>
        <w:t xml:space="preserve">eciprocal </w:t>
      </w:r>
      <w:r w:rsidR="00B71B3E">
        <w:rPr>
          <w:rFonts w:ascii="Helvetica" w:hAnsi="Helvetica"/>
          <w:i/>
        </w:rPr>
        <w:t>f</w:t>
      </w:r>
      <w:r w:rsidR="00B71B3E" w:rsidRPr="00481945">
        <w:rPr>
          <w:rFonts w:ascii="Helvetica" w:hAnsi="Helvetica"/>
          <w:i/>
        </w:rPr>
        <w:t>acilitation</w:t>
      </w:r>
      <w:r w:rsidR="00B71B3E" w:rsidRPr="00BE1B3D">
        <w:rPr>
          <w:rFonts w:ascii="Helvetica" w:hAnsi="Helvetica"/>
          <w:i/>
        </w:rPr>
        <w:t xml:space="preserve"> </w:t>
      </w:r>
      <w:r w:rsidR="00B71B3E">
        <w:rPr>
          <w:rFonts w:ascii="Helvetica" w:hAnsi="Helvetica"/>
          <w:i/>
        </w:rPr>
        <w:t>m</w:t>
      </w:r>
      <w:r w:rsidR="00F550F3">
        <w:rPr>
          <w:rFonts w:ascii="Helvetica" w:hAnsi="Helvetica"/>
          <w:i/>
        </w:rPr>
        <w:t>echanism</w:t>
      </w:r>
      <w:r w:rsidR="003017DC">
        <w:rPr>
          <w:rFonts w:ascii="Helvetica" w:hAnsi="Helvetica"/>
          <w:i/>
        </w:rPr>
        <w:t xml:space="preserve">. Beliefs (AB, AD, etc.) </w:t>
      </w:r>
      <w:r w:rsidR="0064499C">
        <w:rPr>
          <w:rFonts w:ascii="Helvetica" w:hAnsi="Helvetica"/>
          <w:i/>
        </w:rPr>
        <w:t>represent</w:t>
      </w:r>
      <w:r w:rsidR="003017DC">
        <w:rPr>
          <w:rFonts w:ascii="Helvetica" w:hAnsi="Helvetica"/>
          <w:i/>
        </w:rPr>
        <w:t xml:space="preserve"> connections made between concepts (A, B, C, D, E) and spread when an exposed individual can close a triangle in their existing semantic network by adopting a belief.</w:t>
      </w:r>
    </w:p>
    <w:p w14:paraId="2E3022A6" w14:textId="382C41E2" w:rsidR="00F550F3" w:rsidRDefault="00F550F3">
      <w:pPr>
        <w:pStyle w:val="Teaser"/>
        <w:spacing w:line="480" w:lineRule="auto"/>
        <w:ind w:firstLine="720"/>
        <w:rPr>
          <w:rFonts w:ascii="Helvetica" w:hAnsi="Helvetica"/>
        </w:rPr>
      </w:pPr>
      <w:r>
        <w:rPr>
          <w:rFonts w:ascii="Helvetica" w:hAnsi="Helvetica"/>
        </w:rPr>
        <w:t xml:space="preserve">In this example, the diffusion patterns of AB and BD are interdependent. Without the introduction of belief BD, Lisa could never adopt AD, despite her prior susceptibility. Similarly, without AD she could not adopt BD, despite her prior exposure. </w:t>
      </w:r>
    </w:p>
    <w:p w14:paraId="3633A550" w14:textId="42C65C94" w:rsidR="003C37E2" w:rsidRPr="00481945" w:rsidRDefault="009A291A" w:rsidP="002A2CCC">
      <w:pPr>
        <w:pStyle w:val="Teaser"/>
        <w:spacing w:line="480" w:lineRule="auto"/>
        <w:ind w:firstLine="720"/>
        <w:rPr>
          <w:rFonts w:ascii="Helvetica" w:hAnsi="Helvetica"/>
        </w:rPr>
      </w:pPr>
      <w:r>
        <w:rPr>
          <w:rFonts w:ascii="Helvetica" w:hAnsi="Helvetica"/>
        </w:rPr>
        <w:t xml:space="preserve">What are the effects of reciprocal facilitation at the macro level? </w:t>
      </w:r>
      <w:r w:rsidR="00B079AE">
        <w:rPr>
          <w:rFonts w:ascii="Helvetica" w:hAnsi="Helvetica"/>
        </w:rPr>
        <w:t>Figure 3 shows the result of applying the ‘triangle closing’ decision rule to a population of 60 agents in a random social network.</w:t>
      </w:r>
      <w:r w:rsidR="002A2CCC">
        <w:rPr>
          <w:rFonts w:ascii="Helvetica" w:hAnsi="Helvetica"/>
        </w:rPr>
        <w:t xml:space="preserve"> </w:t>
      </w:r>
      <w:r w:rsidR="002A2CCC" w:rsidRPr="00C04A0A">
        <w:rPr>
          <w:rFonts w:ascii="Helvetica" w:hAnsi="Helvetica"/>
        </w:rPr>
        <w:t>For details of the simulation, see the “Methods” section.</w:t>
      </w:r>
      <w:r w:rsidR="00D569B4">
        <w:rPr>
          <w:rFonts w:ascii="Helvetica" w:hAnsi="Helvetica"/>
        </w:rPr>
        <w:t xml:space="preserve"> </w:t>
      </w:r>
      <w:r w:rsidR="00826D1F" w:rsidRPr="00481945">
        <w:rPr>
          <w:rFonts w:ascii="Helvetica" w:hAnsi="Helvetica"/>
        </w:rPr>
        <w:t xml:space="preserve">The first effect of reciprocal facilitation is to allow the average number of susceptible and adopting individuals to grow simultaneously, as shown by the </w:t>
      </w:r>
      <w:r w:rsidR="00EE5904">
        <w:rPr>
          <w:rFonts w:ascii="Helvetica" w:hAnsi="Helvetica"/>
        </w:rPr>
        <w:t xml:space="preserve">red </w:t>
      </w:r>
      <w:r w:rsidR="00826D1F" w:rsidRPr="00481945">
        <w:rPr>
          <w:rFonts w:ascii="Helvetica" w:hAnsi="Helvetica"/>
        </w:rPr>
        <w:t xml:space="preserve">logistic growth curves in Fig. </w:t>
      </w:r>
      <w:r w:rsidR="003C37E2">
        <w:rPr>
          <w:rFonts w:ascii="Helvetica" w:hAnsi="Helvetica"/>
        </w:rPr>
        <w:t>3A</w:t>
      </w:r>
      <w:r w:rsidR="00826D1F" w:rsidRPr="00481945">
        <w:rPr>
          <w:rFonts w:ascii="Helvetica" w:hAnsi="Helvetica"/>
        </w:rPr>
        <w:t xml:space="preserve">. </w:t>
      </w:r>
      <w:r w:rsidR="00F550F3">
        <w:rPr>
          <w:rFonts w:ascii="Helvetica" w:hAnsi="Helvetica"/>
        </w:rPr>
        <w:t>As a comparison,</w:t>
      </w:r>
      <w:r w:rsidR="00EE5904">
        <w:rPr>
          <w:rFonts w:ascii="Helvetica" w:hAnsi="Helvetica"/>
        </w:rPr>
        <w:t xml:space="preserve"> in black</w:t>
      </w:r>
      <w:r w:rsidR="006D6F2F">
        <w:rPr>
          <w:rFonts w:ascii="Helvetica" w:hAnsi="Helvetica"/>
        </w:rPr>
        <w:t xml:space="preserve">, </w:t>
      </w:r>
      <w:r w:rsidR="00F550F3">
        <w:rPr>
          <w:rFonts w:ascii="Helvetica" w:hAnsi="Helvetica"/>
        </w:rPr>
        <w:t xml:space="preserve">I show how the same beliefs would diffuse if they </w:t>
      </w:r>
      <w:r w:rsidR="00F550F3">
        <w:rPr>
          <w:rFonts w:ascii="Helvetica" w:hAnsi="Helvetica"/>
        </w:rPr>
        <w:lastRenderedPageBreak/>
        <w:t>did not interact. In the independent case, beliefs</w:t>
      </w:r>
      <w:r w:rsidR="00826D1F" w:rsidRPr="00481945">
        <w:rPr>
          <w:rFonts w:ascii="Helvetica" w:hAnsi="Helvetica"/>
        </w:rPr>
        <w:t xml:space="preserve"> may only be adopted by </w:t>
      </w:r>
      <w:r w:rsidR="000A4D57">
        <w:rPr>
          <w:rFonts w:ascii="Helvetica" w:hAnsi="Helvetica"/>
        </w:rPr>
        <w:t>individuals who</w:t>
      </w:r>
      <w:r w:rsidR="00826D1F" w:rsidRPr="00481945">
        <w:rPr>
          <w:rFonts w:ascii="Helvetica" w:hAnsi="Helvetica"/>
        </w:rPr>
        <w:t xml:space="preserve"> are susceptible</w:t>
      </w:r>
      <w:r w:rsidR="000A4D57">
        <w:rPr>
          <w:rFonts w:ascii="Helvetica" w:hAnsi="Helvetica"/>
        </w:rPr>
        <w:t xml:space="preserve"> at the start</w:t>
      </w:r>
      <w:r w:rsidR="00F550F3">
        <w:rPr>
          <w:rFonts w:ascii="Helvetica" w:hAnsi="Helvetica"/>
        </w:rPr>
        <w:t xml:space="preserve">, and so </w:t>
      </w:r>
      <w:r w:rsidR="000A4D57">
        <w:rPr>
          <w:rFonts w:ascii="Helvetica" w:hAnsi="Helvetica"/>
        </w:rPr>
        <w:t xml:space="preserve">beliefs </w:t>
      </w:r>
      <w:r w:rsidR="00F550F3">
        <w:rPr>
          <w:rFonts w:ascii="Helvetica" w:hAnsi="Helvetica"/>
        </w:rPr>
        <w:t>spread less widely in the population</w:t>
      </w:r>
      <w:r w:rsidR="00826D1F" w:rsidRPr="00481945">
        <w:rPr>
          <w:rFonts w:ascii="Helvetica" w:hAnsi="Helvetica"/>
        </w:rPr>
        <w:t>.</w:t>
      </w:r>
      <w:r w:rsidR="003C37E2">
        <w:rPr>
          <w:rFonts w:ascii="Helvetica" w:hAnsi="Helvetica"/>
        </w:rPr>
        <w:t xml:space="preserve"> </w:t>
      </w:r>
      <w:r w:rsidR="00826D1F" w:rsidRPr="00481945">
        <w:rPr>
          <w:rFonts w:ascii="Helvetica" w:hAnsi="Helvetica"/>
        </w:rPr>
        <w:t>Put another way</w:t>
      </w:r>
      <w:r w:rsidR="00983FE0">
        <w:rPr>
          <w:rFonts w:ascii="Helvetica" w:hAnsi="Helvetica"/>
        </w:rPr>
        <w:t>:</w:t>
      </w:r>
      <w:r w:rsidR="00826D1F" w:rsidRPr="00481945">
        <w:rPr>
          <w:rFonts w:ascii="Helvetica" w:hAnsi="Helvetica"/>
        </w:rPr>
        <w:t xml:space="preserve"> to explain the same level of final adoption, models of independent diffusion must assume significantly more initial susceptibility to each belief. </w:t>
      </w:r>
    </w:p>
    <w:p w14:paraId="591DF62B" w14:textId="6DD013BF" w:rsidR="0064499C" w:rsidRDefault="009A291A" w:rsidP="009C3318">
      <w:pPr>
        <w:pStyle w:val="Teaser"/>
        <w:spacing w:line="480" w:lineRule="auto"/>
        <w:ind w:firstLine="720"/>
        <w:rPr>
          <w:rFonts w:ascii="Helvetica" w:hAnsi="Helvetica"/>
        </w:rPr>
      </w:pPr>
      <w:r>
        <w:rPr>
          <w:rFonts w:ascii="Helvetica" w:hAnsi="Helvetica"/>
        </w:rPr>
        <w:t xml:space="preserve">It would be reasonable </w:t>
      </w:r>
      <w:r w:rsidR="00983FE0">
        <w:rPr>
          <w:rFonts w:ascii="Helvetica" w:hAnsi="Helvetica"/>
        </w:rPr>
        <w:t xml:space="preserve">for us </w:t>
      </w:r>
      <w:r>
        <w:rPr>
          <w:rFonts w:ascii="Helvetica" w:hAnsi="Helvetica"/>
        </w:rPr>
        <w:t>to ignore interdependence</w:t>
      </w:r>
      <w:r w:rsidR="00983FE0">
        <w:rPr>
          <w:rFonts w:ascii="Helvetica" w:hAnsi="Helvetica"/>
        </w:rPr>
        <w:t xml:space="preserve"> and instead assume</w:t>
      </w:r>
      <w:r w:rsidR="00F550F3">
        <w:rPr>
          <w:rFonts w:ascii="Helvetica" w:hAnsi="Helvetica"/>
        </w:rPr>
        <w:t xml:space="preserve"> more widespread initial susceptibility</w:t>
      </w:r>
      <w:r>
        <w:rPr>
          <w:rFonts w:ascii="Helvetica" w:hAnsi="Helvetica"/>
        </w:rPr>
        <w:t xml:space="preserve">, </w:t>
      </w:r>
      <w:r w:rsidR="003900EB" w:rsidRPr="00481945">
        <w:rPr>
          <w:rFonts w:ascii="Helvetica" w:hAnsi="Helvetica"/>
        </w:rPr>
        <w:t xml:space="preserve">were </w:t>
      </w:r>
      <w:r w:rsidR="00625CFB" w:rsidRPr="00481945">
        <w:rPr>
          <w:rFonts w:ascii="Helvetica" w:hAnsi="Helvetica"/>
        </w:rPr>
        <w:t xml:space="preserve">it </w:t>
      </w:r>
      <w:r w:rsidR="003900EB" w:rsidRPr="00481945">
        <w:rPr>
          <w:rFonts w:ascii="Helvetica" w:hAnsi="Helvetica"/>
        </w:rPr>
        <w:t xml:space="preserve">not for the second effect of reciprocal facilitation. </w:t>
      </w:r>
      <w:r w:rsidR="00F415D8">
        <w:rPr>
          <w:rFonts w:ascii="Helvetica" w:hAnsi="Helvetica"/>
        </w:rPr>
        <w:t xml:space="preserve">When diffusants do not interact, the population initially susceptible to a belief is an excellent predictor of the number who will eventually adopt it. However, </w:t>
      </w:r>
      <w:r w:rsidR="003C37E2">
        <w:rPr>
          <w:rFonts w:ascii="Helvetica" w:hAnsi="Helvetica"/>
        </w:rPr>
        <w:t>Fig 3B shows that as susceptibility evolves alongside adoption</w:t>
      </w:r>
      <w:r w:rsidR="00F415D8">
        <w:rPr>
          <w:rFonts w:ascii="Helvetica" w:hAnsi="Helvetica"/>
        </w:rPr>
        <w:t xml:space="preserve"> in interdependent diffusion</w:t>
      </w:r>
      <w:r w:rsidR="003C37E2">
        <w:rPr>
          <w:rFonts w:ascii="Helvetica" w:hAnsi="Helvetica"/>
        </w:rPr>
        <w:t xml:space="preserve">, the population that is initially susceptible </w:t>
      </w:r>
      <w:r w:rsidR="00AA2047">
        <w:rPr>
          <w:rFonts w:ascii="Helvetica" w:hAnsi="Helvetica"/>
        </w:rPr>
        <w:t>to a</w:t>
      </w:r>
      <w:r w:rsidR="003C37E2">
        <w:rPr>
          <w:rFonts w:ascii="Helvetica" w:hAnsi="Helvetica"/>
        </w:rPr>
        <w:t xml:space="preserve"> belief </w:t>
      </w:r>
      <w:r w:rsidR="00D569B4">
        <w:rPr>
          <w:rFonts w:ascii="Helvetica" w:hAnsi="Helvetica"/>
        </w:rPr>
        <w:t>becomes</w:t>
      </w:r>
      <w:r w:rsidR="003C37E2">
        <w:rPr>
          <w:rFonts w:ascii="Helvetica" w:hAnsi="Helvetica"/>
        </w:rPr>
        <w:t xml:space="preserve"> a poor predictor of </w:t>
      </w:r>
      <w:r w:rsidR="00983FE0">
        <w:rPr>
          <w:rFonts w:ascii="Helvetica" w:hAnsi="Helvetica"/>
        </w:rPr>
        <w:t>who will eventually adopt it</w:t>
      </w:r>
      <w:r w:rsidR="003C37E2">
        <w:rPr>
          <w:rFonts w:ascii="Helvetica" w:hAnsi="Helvetica"/>
        </w:rPr>
        <w:t xml:space="preserve">. </w:t>
      </w:r>
    </w:p>
    <w:p w14:paraId="38140AAD" w14:textId="0BDA8820" w:rsidR="009C3318" w:rsidRDefault="009C3318" w:rsidP="009C3318">
      <w:pPr>
        <w:pStyle w:val="Teaser"/>
        <w:spacing w:line="480" w:lineRule="auto"/>
        <w:ind w:firstLine="720"/>
        <w:rPr>
          <w:rFonts w:ascii="Helvetica" w:hAnsi="Helvetica"/>
        </w:rPr>
      </w:pPr>
      <w:r>
        <w:rPr>
          <w:rFonts w:ascii="Helvetica" w:hAnsi="Helvetica"/>
        </w:rPr>
        <w:t xml:space="preserve">To </w:t>
      </w:r>
      <w:r w:rsidR="000A4D57">
        <w:rPr>
          <w:rFonts w:ascii="Helvetica" w:hAnsi="Helvetica"/>
        </w:rPr>
        <w:t>use a concrete example</w:t>
      </w:r>
      <w:r>
        <w:rPr>
          <w:rFonts w:ascii="Helvetica" w:hAnsi="Helvetica"/>
        </w:rPr>
        <w:t xml:space="preserve">, imagine that a </w:t>
      </w:r>
      <w:r w:rsidR="0064499C">
        <w:rPr>
          <w:rFonts w:ascii="Helvetica" w:hAnsi="Helvetica"/>
        </w:rPr>
        <w:t>“</w:t>
      </w:r>
      <w:r>
        <w:rPr>
          <w:rFonts w:ascii="Helvetica" w:hAnsi="Helvetica"/>
        </w:rPr>
        <w:t>focus group</w:t>
      </w:r>
      <w:r w:rsidR="0064499C">
        <w:rPr>
          <w:rFonts w:ascii="Helvetica" w:hAnsi="Helvetica"/>
        </w:rPr>
        <w:t>”</w:t>
      </w:r>
      <w:r>
        <w:rPr>
          <w:rFonts w:ascii="Helvetica" w:hAnsi="Helvetica"/>
        </w:rPr>
        <w:t xml:space="preserve"> is </w:t>
      </w:r>
      <w:r w:rsidR="0064499C">
        <w:rPr>
          <w:rFonts w:ascii="Helvetica" w:hAnsi="Helvetica"/>
        </w:rPr>
        <w:t xml:space="preserve">selected from our artificial population </w:t>
      </w:r>
      <w:r>
        <w:rPr>
          <w:rFonts w:ascii="Helvetica" w:hAnsi="Helvetica"/>
        </w:rPr>
        <w:t xml:space="preserve">before the simulation starts, </w:t>
      </w:r>
      <w:r w:rsidR="0064499C">
        <w:rPr>
          <w:rFonts w:ascii="Helvetica" w:hAnsi="Helvetica"/>
        </w:rPr>
        <w:t xml:space="preserve">and </w:t>
      </w:r>
      <w:r w:rsidR="006D6F2F">
        <w:rPr>
          <w:rFonts w:ascii="Helvetica" w:hAnsi="Helvetica"/>
        </w:rPr>
        <w:t xml:space="preserve">imagine </w:t>
      </w:r>
      <w:r w:rsidR="0064499C">
        <w:rPr>
          <w:rFonts w:ascii="Helvetica" w:hAnsi="Helvetica"/>
        </w:rPr>
        <w:t>that a</w:t>
      </w:r>
      <w:r>
        <w:rPr>
          <w:rFonts w:ascii="Helvetica" w:hAnsi="Helvetica"/>
        </w:rPr>
        <w:t>mongst this group AB is adopted by 25% more people than CD</w:t>
      </w:r>
      <w:r w:rsidR="0064499C">
        <w:rPr>
          <w:rFonts w:ascii="Helvetica" w:hAnsi="Helvetica"/>
        </w:rPr>
        <w:t>. Unsurprisingly, when we simulate independent diffusion in the full population</w:t>
      </w:r>
      <w:r>
        <w:rPr>
          <w:rFonts w:ascii="Helvetica" w:hAnsi="Helvetica"/>
        </w:rPr>
        <w:t xml:space="preserve">, AB </w:t>
      </w:r>
      <w:r w:rsidR="0064499C">
        <w:rPr>
          <w:rFonts w:ascii="Helvetica" w:hAnsi="Helvetica"/>
        </w:rPr>
        <w:t>turns out to be</w:t>
      </w:r>
      <w:r w:rsidR="0064499C">
        <w:rPr>
          <w:rFonts w:ascii="Helvetica" w:hAnsi="Helvetica"/>
        </w:rPr>
        <w:t xml:space="preserve"> </w:t>
      </w:r>
      <w:r>
        <w:rPr>
          <w:rFonts w:ascii="Helvetica" w:hAnsi="Helvetica"/>
        </w:rPr>
        <w:t xml:space="preserve">more popular than CD in over 99% of cases. On the other hand, when </w:t>
      </w:r>
      <w:r w:rsidR="009D0F05">
        <w:rPr>
          <w:rFonts w:ascii="Helvetica" w:hAnsi="Helvetica"/>
        </w:rPr>
        <w:t>we simulate interdependent diffusion</w:t>
      </w:r>
      <w:r>
        <w:rPr>
          <w:rFonts w:ascii="Helvetica" w:hAnsi="Helvetica"/>
        </w:rPr>
        <w:t>, AB is adopted by more people than CD only 5</w:t>
      </w:r>
      <w:r w:rsidR="001E0DD5">
        <w:rPr>
          <w:rFonts w:ascii="Helvetica" w:hAnsi="Helvetica"/>
        </w:rPr>
        <w:t>7</w:t>
      </w:r>
      <w:r>
        <w:rPr>
          <w:rFonts w:ascii="Helvetica" w:hAnsi="Helvetica"/>
        </w:rPr>
        <w:t>% of the time – just slightly better than chance.</w:t>
      </w:r>
    </w:p>
    <w:p w14:paraId="33D38EAA" w14:textId="4AA2F463" w:rsidR="009A291A" w:rsidRPr="00563346" w:rsidRDefault="009A291A" w:rsidP="00437052">
      <w:pPr>
        <w:pStyle w:val="Teaser"/>
        <w:rPr>
          <w:rFonts w:ascii="Helvetica" w:hAnsi="Helvetica"/>
        </w:rPr>
      </w:pPr>
      <w:r w:rsidRPr="00472265">
        <w:rPr>
          <w:rFonts w:ascii="Helvetica" w:hAnsi="Helvetica"/>
          <w:noProof/>
        </w:rPr>
        <w:lastRenderedPageBreak/>
        <w:drawing>
          <wp:inline distT="0" distB="0" distL="0" distR="0" wp14:anchorId="7A5B2F5F" wp14:editId="33409087">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_emergent_belief_structures.png"/>
                    <pic:cNvPicPr/>
                  </pic:nvPicPr>
                  <pic:blipFill>
                    <a:blip r:embed="rId15"/>
                    <a:stretch>
                      <a:fillRect/>
                    </a:stretch>
                  </pic:blipFill>
                  <pic:spPr>
                    <a:xfrm>
                      <a:off x="0" y="0"/>
                      <a:ext cx="5943600" cy="5943600"/>
                    </a:xfrm>
                    <a:prstGeom prst="rect">
                      <a:avLst/>
                    </a:prstGeom>
                    <a:ln>
                      <a:noFill/>
                    </a:ln>
                  </pic:spPr>
                </pic:pic>
              </a:graphicData>
            </a:graphic>
          </wp:inline>
        </w:drawing>
      </w:r>
    </w:p>
    <w:p w14:paraId="5614E327" w14:textId="77777777" w:rsidR="009A291A" w:rsidRPr="00472265" w:rsidRDefault="009A291A" w:rsidP="009A291A">
      <w:pPr>
        <w:pStyle w:val="Teaser"/>
        <w:spacing w:line="480" w:lineRule="auto"/>
        <w:jc w:val="center"/>
        <w:rPr>
          <w:rFonts w:ascii="Helvetica" w:hAnsi="Helvetica"/>
          <w:i/>
        </w:rPr>
      </w:pPr>
      <w:r w:rsidRPr="00472265">
        <w:rPr>
          <w:rFonts w:ascii="Helvetica" w:hAnsi="Helvetica"/>
          <w:i/>
        </w:rPr>
        <w:t>Fig. 3: The effect of reciprocal facilitation on emergent belief structures.</w:t>
      </w:r>
    </w:p>
    <w:p w14:paraId="29DCF3DD" w14:textId="02A53937" w:rsidR="009A291A" w:rsidRPr="00481945" w:rsidRDefault="009D0F05">
      <w:pPr>
        <w:pStyle w:val="Teaser"/>
        <w:spacing w:line="480" w:lineRule="auto"/>
        <w:ind w:firstLine="720"/>
        <w:rPr>
          <w:rFonts w:ascii="Helvetica" w:hAnsi="Helvetica"/>
        </w:rPr>
      </w:pPr>
      <w:r>
        <w:rPr>
          <w:rFonts w:ascii="Helvetica" w:hAnsi="Helvetica"/>
        </w:rPr>
        <w:t xml:space="preserve">The popularity of interdependent beliefs is hard to predict </w:t>
      </w:r>
      <w:r w:rsidR="001E0DD5">
        <w:rPr>
          <w:rFonts w:ascii="Helvetica" w:hAnsi="Helvetica"/>
        </w:rPr>
        <w:t>because r</w:t>
      </w:r>
      <w:r w:rsidR="001E0DD5" w:rsidRPr="00481945">
        <w:rPr>
          <w:rFonts w:ascii="Helvetica" w:hAnsi="Helvetica"/>
        </w:rPr>
        <w:t>eciprocal facilitation does not support the diffusion of all beliefs to the same degree</w:t>
      </w:r>
      <w:r w:rsidR="001E0DD5">
        <w:rPr>
          <w:rFonts w:ascii="Helvetica" w:hAnsi="Helvetica"/>
        </w:rPr>
        <w:t>. Instead, it</w:t>
      </w:r>
      <w:r w:rsidR="001E0DD5" w:rsidRPr="00481945">
        <w:rPr>
          <w:rFonts w:ascii="Helvetica" w:hAnsi="Helvetica"/>
        </w:rPr>
        <w:t xml:space="preserve"> preferentially amplifies those that are connected to other widely adopted beliefs</w:t>
      </w:r>
      <w:r w:rsidR="001E0DD5">
        <w:rPr>
          <w:rFonts w:ascii="Helvetica" w:hAnsi="Helvetica"/>
        </w:rPr>
        <w:t>. Figure 3C shows that a belief’s popularity becomes correlated with the popularity of the most popular belief adjacent to it. This is because a</w:t>
      </w:r>
      <w:r w:rsidR="001E0DD5" w:rsidRPr="00481945">
        <w:rPr>
          <w:rFonts w:ascii="Helvetica" w:hAnsi="Helvetica"/>
        </w:rPr>
        <w:t xml:space="preserve"> belief that is supported by many popular </w:t>
      </w:r>
      <w:r w:rsidR="001E0DD5" w:rsidRPr="00481945">
        <w:rPr>
          <w:rFonts w:ascii="Helvetica" w:hAnsi="Helvetica"/>
        </w:rPr>
        <w:lastRenderedPageBreak/>
        <w:t xml:space="preserve">beliefs will have many opportunities to diffuse, and then to facilitate the adoption of other closely related beliefs. Conversely, a belief that is connected only to unpopular supporting beliefs will have trouble reaching even the few individuals who are susceptible to adopting it. </w:t>
      </w:r>
    </w:p>
    <w:p w14:paraId="0DE3B9D3" w14:textId="6594CCD0" w:rsidR="005E6646" w:rsidRPr="006A6D51" w:rsidRDefault="005307EB" w:rsidP="006A6D51">
      <w:pPr>
        <w:pStyle w:val="Teaser"/>
        <w:spacing w:line="480" w:lineRule="auto"/>
        <w:ind w:firstLine="720"/>
        <w:rPr>
          <w:rFonts w:ascii="Helvetica" w:hAnsi="Helvetica"/>
        </w:rPr>
      </w:pPr>
      <w:r>
        <w:rPr>
          <w:rFonts w:ascii="Helvetica" w:hAnsi="Helvetica"/>
        </w:rPr>
        <w:t>As a resul</w:t>
      </w:r>
      <w:r w:rsidR="009D0F05">
        <w:rPr>
          <w:rFonts w:ascii="Helvetica" w:hAnsi="Helvetica"/>
        </w:rPr>
        <w:t>t</w:t>
      </w:r>
      <w:r>
        <w:rPr>
          <w:rFonts w:ascii="Helvetica" w:hAnsi="Helvetica"/>
        </w:rPr>
        <w:t xml:space="preserve">, </w:t>
      </w:r>
      <w:r w:rsidR="00401670">
        <w:rPr>
          <w:rFonts w:ascii="Helvetica" w:hAnsi="Helvetica"/>
        </w:rPr>
        <w:t xml:space="preserve">patterns emerge </w:t>
      </w:r>
      <w:r>
        <w:rPr>
          <w:rFonts w:ascii="Helvetica" w:hAnsi="Helvetica"/>
        </w:rPr>
        <w:t xml:space="preserve">when individual semantic networks are aggregated to </w:t>
      </w:r>
      <w:r w:rsidR="00401670">
        <w:rPr>
          <w:rFonts w:ascii="Helvetica" w:hAnsi="Helvetica"/>
        </w:rPr>
        <w:t xml:space="preserve">the </w:t>
      </w:r>
      <w:r>
        <w:rPr>
          <w:rFonts w:ascii="Helvetica" w:hAnsi="Helvetica"/>
        </w:rPr>
        <w:t>level of the population</w:t>
      </w:r>
      <w:r w:rsidR="00401670">
        <w:rPr>
          <w:rFonts w:ascii="Helvetica" w:hAnsi="Helvetica"/>
        </w:rPr>
        <w:t xml:space="preserve">. </w:t>
      </w:r>
      <w:r w:rsidR="006A6D51">
        <w:rPr>
          <w:rFonts w:ascii="Helvetica" w:hAnsi="Helvetica"/>
        </w:rPr>
        <w:t xml:space="preserve">After interdependent diffusion, </w:t>
      </w:r>
      <w:r>
        <w:rPr>
          <w:rFonts w:ascii="Helvetica" w:hAnsi="Helvetica"/>
        </w:rPr>
        <w:t xml:space="preserve">the </w:t>
      </w:r>
      <w:r w:rsidR="00401670">
        <w:rPr>
          <w:rFonts w:ascii="Helvetica" w:hAnsi="Helvetica"/>
        </w:rPr>
        <w:t xml:space="preserve">most popular </w:t>
      </w:r>
      <w:r w:rsidR="00EC062D">
        <w:rPr>
          <w:rFonts w:ascii="Helvetica" w:hAnsi="Helvetica"/>
        </w:rPr>
        <w:t xml:space="preserve">beliefs </w:t>
      </w:r>
      <w:r w:rsidR="00501835">
        <w:rPr>
          <w:rFonts w:ascii="Helvetica" w:hAnsi="Helvetica"/>
        </w:rPr>
        <w:t xml:space="preserve">are </w:t>
      </w:r>
      <w:r w:rsidR="006A6D51">
        <w:rPr>
          <w:rFonts w:ascii="Helvetica" w:hAnsi="Helvetica"/>
        </w:rPr>
        <w:t>closely related to one another and</w:t>
      </w:r>
      <w:r>
        <w:rPr>
          <w:rFonts w:ascii="Helvetica" w:hAnsi="Helvetica"/>
        </w:rPr>
        <w:t xml:space="preserve"> </w:t>
      </w:r>
      <w:r w:rsidR="00401670">
        <w:rPr>
          <w:rFonts w:ascii="Helvetica" w:hAnsi="Helvetica"/>
        </w:rPr>
        <w:t xml:space="preserve">form densely connected islands </w:t>
      </w:r>
      <w:r w:rsidR="00401670" w:rsidRPr="00472265">
        <w:rPr>
          <w:rFonts w:ascii="Helvetica" w:hAnsi="Helvetica"/>
        </w:rPr>
        <w:t xml:space="preserve">in the semantic space. </w:t>
      </w:r>
      <w:r w:rsidR="00F86008">
        <w:rPr>
          <w:rFonts w:ascii="Helvetica" w:hAnsi="Helvetica"/>
        </w:rPr>
        <w:t xml:space="preserve">Fig. 3D shows one of many possible measures of this structure, the clustering coefficient (see the methods section for others). While clustering is a consistent outcome of interdependent diffusion, the process itself is strongly path-dependent, and so the </w:t>
      </w:r>
      <w:r w:rsidR="005E6646">
        <w:rPr>
          <w:rFonts w:ascii="Helvetica" w:hAnsi="Helvetica"/>
        </w:rPr>
        <w:t>precise locations of the clusters</w:t>
      </w:r>
      <w:r w:rsidR="00F86008">
        <w:rPr>
          <w:rFonts w:ascii="Helvetica" w:hAnsi="Helvetica"/>
        </w:rPr>
        <w:t xml:space="preserve"> are unpredictable. </w:t>
      </w:r>
      <w:r w:rsidR="009814DC">
        <w:rPr>
          <w:rFonts w:ascii="Helvetica" w:hAnsi="Helvetica"/>
        </w:rPr>
        <w:t>This simulation</w:t>
      </w:r>
      <w:r w:rsidR="00693D2C" w:rsidRPr="00481945">
        <w:rPr>
          <w:rFonts w:ascii="Helvetica" w:hAnsi="Helvetica"/>
        </w:rPr>
        <w:t xml:space="preserve"> </w:t>
      </w:r>
      <w:r w:rsidR="0089335F" w:rsidRPr="00481945">
        <w:rPr>
          <w:rFonts w:ascii="Helvetica" w:hAnsi="Helvetica"/>
        </w:rPr>
        <w:t>s</w:t>
      </w:r>
      <w:r w:rsidR="00856F71" w:rsidRPr="00481945">
        <w:rPr>
          <w:rFonts w:ascii="Helvetica" w:hAnsi="Helvetica"/>
        </w:rPr>
        <w:t>uggests</w:t>
      </w:r>
      <w:r w:rsidR="0089335F" w:rsidRPr="00481945">
        <w:rPr>
          <w:rFonts w:ascii="Helvetica" w:hAnsi="Helvetica"/>
        </w:rPr>
        <w:t xml:space="preserve"> that </w:t>
      </w:r>
      <w:r w:rsidR="00D569B4">
        <w:rPr>
          <w:rFonts w:ascii="Helvetica" w:hAnsi="Helvetica"/>
        </w:rPr>
        <w:t>clustering</w:t>
      </w:r>
      <w:r w:rsidR="00D569B4" w:rsidRPr="00481945">
        <w:rPr>
          <w:rFonts w:ascii="Helvetica" w:hAnsi="Helvetica"/>
        </w:rPr>
        <w:t xml:space="preserve"> </w:t>
      </w:r>
      <w:r w:rsidR="0084389B">
        <w:rPr>
          <w:rFonts w:ascii="Helvetica" w:hAnsi="Helvetica"/>
        </w:rPr>
        <w:t>may occur</w:t>
      </w:r>
      <w:r w:rsidR="0084389B" w:rsidRPr="00481945">
        <w:rPr>
          <w:rFonts w:ascii="Helvetica" w:hAnsi="Helvetica"/>
        </w:rPr>
        <w:t xml:space="preserve"> </w:t>
      </w:r>
      <w:r w:rsidR="00BE3C6D" w:rsidRPr="00481945">
        <w:rPr>
          <w:rFonts w:ascii="Helvetica" w:hAnsi="Helvetica"/>
        </w:rPr>
        <w:t xml:space="preserve">not because </w:t>
      </w:r>
      <w:r w:rsidR="0084389B">
        <w:rPr>
          <w:rFonts w:ascii="Helvetica" w:hAnsi="Helvetica"/>
        </w:rPr>
        <w:t>some beliefs are inherently more compatible</w:t>
      </w:r>
      <w:r w:rsidR="005E6646">
        <w:rPr>
          <w:rFonts w:ascii="Helvetica" w:hAnsi="Helvetica"/>
        </w:rPr>
        <w:t xml:space="preserve"> with one another</w:t>
      </w:r>
      <w:r w:rsidR="00BE3C6D" w:rsidRPr="00481945">
        <w:rPr>
          <w:rFonts w:ascii="Helvetica" w:hAnsi="Helvetica"/>
        </w:rPr>
        <w:t>, but because the most popular beliefs bring popularity to their neighbors.</w:t>
      </w:r>
      <w:r w:rsidR="00A578F7" w:rsidRPr="00481945">
        <w:rPr>
          <w:rFonts w:ascii="Helvetica" w:hAnsi="Helvetica"/>
        </w:rPr>
        <w:t xml:space="preserve"> </w:t>
      </w:r>
      <w:r w:rsidR="0089335F" w:rsidRPr="00481945">
        <w:rPr>
          <w:rFonts w:ascii="Helvetica" w:hAnsi="Helvetica"/>
        </w:rPr>
        <w:t xml:space="preserve">In contrast, </w:t>
      </w:r>
      <w:r w:rsidR="0084389B">
        <w:rPr>
          <w:rFonts w:ascii="Helvetica" w:hAnsi="Helvetica"/>
        </w:rPr>
        <w:t xml:space="preserve">independently diffusing beliefs can only exhibit </w:t>
      </w:r>
      <w:r w:rsidR="006A6D51">
        <w:rPr>
          <w:rFonts w:ascii="Helvetica" w:hAnsi="Helvetica"/>
        </w:rPr>
        <w:t xml:space="preserve">this kind of </w:t>
      </w:r>
      <w:r w:rsidR="0084389B">
        <w:rPr>
          <w:rFonts w:ascii="Helvetica" w:hAnsi="Helvetica"/>
        </w:rPr>
        <w:t xml:space="preserve">macro-level structure if </w:t>
      </w:r>
      <w:r w:rsidR="006A6D51">
        <w:rPr>
          <w:rFonts w:ascii="Helvetica" w:hAnsi="Helvetica"/>
        </w:rPr>
        <w:t>it is assumed to be present in</w:t>
      </w:r>
      <w:r w:rsidR="0084389B">
        <w:rPr>
          <w:rFonts w:ascii="Helvetica" w:hAnsi="Helvetica"/>
        </w:rPr>
        <w:t xml:space="preserve"> </w:t>
      </w:r>
      <w:r w:rsidR="005E6646">
        <w:rPr>
          <w:rFonts w:ascii="Helvetica" w:hAnsi="Helvetica"/>
        </w:rPr>
        <w:t>individuals’</w:t>
      </w:r>
      <w:r w:rsidR="0084389B">
        <w:rPr>
          <w:rFonts w:ascii="Helvetica" w:hAnsi="Helvetica"/>
        </w:rPr>
        <w:t xml:space="preserve"> initial susceptibility</w:t>
      </w:r>
      <w:r w:rsidR="009D0F05">
        <w:rPr>
          <w:rFonts w:ascii="Helvetica" w:hAnsi="Helvetica"/>
        </w:rPr>
        <w:t xml:space="preserve"> to beliefs</w:t>
      </w:r>
      <w:r w:rsidR="006A6D51">
        <w:rPr>
          <w:rFonts w:ascii="Helvetica" w:hAnsi="Helvetica"/>
        </w:rPr>
        <w:t>.</w:t>
      </w:r>
      <w:r w:rsidR="007401A6" w:rsidRPr="00481945">
        <w:rPr>
          <w:rFonts w:ascii="Helvetica" w:hAnsi="Helvetica"/>
        </w:rPr>
        <w:t xml:space="preserve"> </w:t>
      </w:r>
      <w:r w:rsidR="0084389B">
        <w:rPr>
          <w:rFonts w:ascii="Helvetica" w:hAnsi="Helvetica"/>
        </w:rPr>
        <w:t xml:space="preserve">However, </w:t>
      </w:r>
      <w:r w:rsidR="006A6D51">
        <w:rPr>
          <w:rFonts w:ascii="Helvetica" w:hAnsi="Helvetica"/>
        </w:rPr>
        <w:t>assuming so</w:t>
      </w:r>
      <w:r w:rsidR="009814DC">
        <w:rPr>
          <w:rFonts w:ascii="Helvetica" w:hAnsi="Helvetica"/>
        </w:rPr>
        <w:t xml:space="preserve"> merely</w:t>
      </w:r>
      <w:r w:rsidR="009814DC" w:rsidRPr="00481945">
        <w:rPr>
          <w:rFonts w:ascii="Helvetica" w:hAnsi="Helvetica"/>
        </w:rPr>
        <w:t xml:space="preserve"> </w:t>
      </w:r>
      <w:r w:rsidR="006A6D51">
        <w:rPr>
          <w:rFonts w:ascii="Helvetica" w:hAnsi="Helvetica"/>
        </w:rPr>
        <w:t xml:space="preserve">defers explanation to another </w:t>
      </w:r>
      <w:del w:id="34" w:author="James" w:date="2020-09-17T09:10:00Z">
        <w:r w:rsidR="006A6D51" w:rsidDel="00FD4D31">
          <w:rPr>
            <w:rFonts w:ascii="Helvetica" w:hAnsi="Helvetica"/>
          </w:rPr>
          <w:delText xml:space="preserve">unexplained </w:delText>
        </w:r>
      </w:del>
      <w:ins w:id="35" w:author="James" w:date="2020-09-17T09:10:00Z">
        <w:r w:rsidR="00FD4D31">
          <w:rPr>
            <w:rFonts w:ascii="Helvetica" w:hAnsi="Helvetica"/>
          </w:rPr>
          <w:t>exogenous</w:t>
        </w:r>
        <w:r w:rsidR="00FD4D31">
          <w:rPr>
            <w:rFonts w:ascii="Helvetica" w:hAnsi="Helvetica"/>
          </w:rPr>
          <w:t xml:space="preserve"> </w:t>
        </w:r>
      </w:ins>
      <w:r w:rsidR="006A6D51">
        <w:rPr>
          <w:rFonts w:ascii="Helvetica" w:hAnsi="Helvetica"/>
        </w:rPr>
        <w:t>phenomenon.</w:t>
      </w:r>
    </w:p>
    <w:p w14:paraId="19EBF435" w14:textId="6E7BE405" w:rsidR="009814DC" w:rsidRPr="00481945" w:rsidRDefault="0084389B" w:rsidP="00481945">
      <w:pPr>
        <w:pStyle w:val="Teaser"/>
        <w:spacing w:line="480" w:lineRule="auto"/>
        <w:rPr>
          <w:rFonts w:ascii="Helvetica" w:hAnsi="Helvetica"/>
          <w:i/>
        </w:rPr>
      </w:pPr>
      <w:r>
        <w:rPr>
          <w:rFonts w:ascii="Helvetica" w:hAnsi="Helvetica"/>
          <w:i/>
        </w:rPr>
        <w:t xml:space="preserve">The </w:t>
      </w:r>
      <w:r w:rsidR="009814DC" w:rsidRPr="00481945">
        <w:rPr>
          <w:rFonts w:ascii="Helvetica" w:hAnsi="Helvetica"/>
          <w:i/>
        </w:rPr>
        <w:t>Agreement Cascade</w:t>
      </w:r>
      <w:r>
        <w:rPr>
          <w:rFonts w:ascii="Helvetica" w:hAnsi="Helvetica"/>
          <w:i/>
        </w:rPr>
        <w:t xml:space="preserve"> Mechanism</w:t>
      </w:r>
    </w:p>
    <w:p w14:paraId="54E3A4F4" w14:textId="54754D7F" w:rsidR="00D45C66" w:rsidRDefault="00C75887">
      <w:pPr>
        <w:pStyle w:val="Teaser"/>
        <w:spacing w:line="480" w:lineRule="auto"/>
        <w:ind w:firstLine="720"/>
        <w:rPr>
          <w:rFonts w:ascii="Helvetica" w:hAnsi="Helvetica"/>
        </w:rPr>
      </w:pPr>
      <w:r w:rsidRPr="00481945">
        <w:rPr>
          <w:rFonts w:ascii="Helvetica" w:hAnsi="Helvetica"/>
        </w:rPr>
        <w:t xml:space="preserve">To explain </w:t>
      </w:r>
      <w:r w:rsidR="006D6F2F">
        <w:rPr>
          <w:rFonts w:ascii="Helvetica" w:hAnsi="Helvetica"/>
        </w:rPr>
        <w:t>a</w:t>
      </w:r>
      <w:r w:rsidR="0084389B" w:rsidRPr="00481945">
        <w:rPr>
          <w:rFonts w:ascii="Helvetica" w:hAnsi="Helvetica"/>
        </w:rPr>
        <w:t xml:space="preserve"> </w:t>
      </w:r>
      <w:r w:rsidRPr="00481945">
        <w:rPr>
          <w:rFonts w:ascii="Helvetica" w:hAnsi="Helvetica"/>
        </w:rPr>
        <w:t xml:space="preserve">second mechanism of interdependent diffusion, </w:t>
      </w:r>
      <w:del w:id="36" w:author="James" w:date="2020-09-17T09:09:00Z">
        <w:r w:rsidR="00C75C1E" w:rsidRPr="00481945" w:rsidDel="00FD4D31">
          <w:rPr>
            <w:rFonts w:ascii="Helvetica" w:hAnsi="Helvetica"/>
          </w:rPr>
          <w:delText>I</w:delText>
        </w:r>
        <w:r w:rsidRPr="00481945" w:rsidDel="00FD4D31">
          <w:rPr>
            <w:rFonts w:ascii="Helvetica" w:hAnsi="Helvetica"/>
          </w:rPr>
          <w:delText xml:space="preserve"> </w:delText>
        </w:r>
      </w:del>
      <w:ins w:id="37" w:author="James" w:date="2020-09-17T09:09:00Z">
        <w:r w:rsidR="00FD4D31">
          <w:rPr>
            <w:rFonts w:ascii="Helvetica" w:hAnsi="Helvetica"/>
          </w:rPr>
          <w:t>we can</w:t>
        </w:r>
        <w:r w:rsidR="00FD4D31" w:rsidRPr="00481945">
          <w:rPr>
            <w:rFonts w:ascii="Helvetica" w:hAnsi="Helvetica"/>
          </w:rPr>
          <w:t xml:space="preserve"> </w:t>
        </w:r>
      </w:ins>
      <w:del w:id="38" w:author="James" w:date="2020-09-17T09:09:00Z">
        <w:r w:rsidR="00E8268D" w:rsidRPr="00481945" w:rsidDel="00FD4D31">
          <w:rPr>
            <w:rFonts w:ascii="Helvetica" w:hAnsi="Helvetica"/>
          </w:rPr>
          <w:delText xml:space="preserve">focus </w:delText>
        </w:r>
        <w:r w:rsidRPr="00481945" w:rsidDel="00FD4D31">
          <w:rPr>
            <w:rFonts w:ascii="Helvetica" w:hAnsi="Helvetica"/>
          </w:rPr>
          <w:delText>on</w:delText>
        </w:r>
      </w:del>
      <w:ins w:id="39" w:author="James" w:date="2020-09-17T09:09:00Z">
        <w:r w:rsidR="00FD4D31">
          <w:rPr>
            <w:rFonts w:ascii="Helvetica" w:hAnsi="Helvetica"/>
          </w:rPr>
          <w:t>observe</w:t>
        </w:r>
      </w:ins>
      <w:r w:rsidRPr="00481945">
        <w:rPr>
          <w:rFonts w:ascii="Helvetica" w:hAnsi="Helvetica"/>
        </w:rPr>
        <w:t xml:space="preserve"> </w:t>
      </w:r>
      <w:r w:rsidR="00D45C66">
        <w:rPr>
          <w:rFonts w:ascii="Helvetica" w:hAnsi="Helvetica"/>
        </w:rPr>
        <w:t>a pair of neighbors in the social network</w:t>
      </w:r>
      <w:r w:rsidR="00083C83" w:rsidRPr="00481945">
        <w:rPr>
          <w:rFonts w:ascii="Helvetica" w:hAnsi="Helvetica"/>
        </w:rPr>
        <w:t>.</w:t>
      </w:r>
      <w:r w:rsidR="004C4A90" w:rsidRPr="00481945">
        <w:rPr>
          <w:rFonts w:ascii="Helvetica" w:hAnsi="Helvetica"/>
        </w:rPr>
        <w:t xml:space="preserve"> </w:t>
      </w:r>
      <w:r w:rsidR="003F7875" w:rsidRPr="00481945">
        <w:rPr>
          <w:rFonts w:ascii="Helvetica" w:hAnsi="Helvetica"/>
        </w:rPr>
        <w:t>W</w:t>
      </w:r>
      <w:r w:rsidR="004C4A90" w:rsidRPr="00481945">
        <w:rPr>
          <w:rFonts w:ascii="Helvetica" w:hAnsi="Helvetica"/>
        </w:rPr>
        <w:t xml:space="preserve">hen </w:t>
      </w:r>
      <w:ins w:id="40" w:author="James" w:date="2020-09-17T09:09:00Z">
        <w:r w:rsidR="00FD4D31">
          <w:rPr>
            <w:rFonts w:ascii="Helvetica" w:hAnsi="Helvetica"/>
          </w:rPr>
          <w:t xml:space="preserve">these </w:t>
        </w:r>
      </w:ins>
      <w:r w:rsidR="004C4A90" w:rsidRPr="00481945">
        <w:rPr>
          <w:rFonts w:ascii="Helvetica" w:hAnsi="Helvetica"/>
        </w:rPr>
        <w:t>two individuals exchange beliefs</w:t>
      </w:r>
      <w:r w:rsidR="00275FF2" w:rsidRPr="00481945">
        <w:rPr>
          <w:rFonts w:ascii="Helvetica" w:hAnsi="Helvetica"/>
        </w:rPr>
        <w:t>,</w:t>
      </w:r>
      <w:r w:rsidR="004C4A90" w:rsidRPr="00481945">
        <w:rPr>
          <w:rFonts w:ascii="Helvetica" w:hAnsi="Helvetica"/>
        </w:rPr>
        <w:t xml:space="preserve"> they become more similar to one anothe</w:t>
      </w:r>
      <w:r w:rsidR="00452E6E">
        <w:rPr>
          <w:rFonts w:ascii="Helvetica" w:hAnsi="Helvetica"/>
        </w:rPr>
        <w:t>r</w:t>
      </w:r>
      <w:r w:rsidR="000A1DC8" w:rsidRPr="00481945">
        <w:rPr>
          <w:rFonts w:ascii="Helvetica" w:hAnsi="Helvetica"/>
        </w:rPr>
        <w:t xml:space="preserve">. </w:t>
      </w:r>
      <w:r w:rsidR="00693D2C" w:rsidRPr="00481945">
        <w:rPr>
          <w:rFonts w:ascii="Helvetica" w:hAnsi="Helvetica"/>
        </w:rPr>
        <w:t>Because</w:t>
      </w:r>
      <w:r w:rsidR="000A1DC8" w:rsidRPr="00481945">
        <w:rPr>
          <w:rFonts w:ascii="Helvetica" w:hAnsi="Helvetica"/>
        </w:rPr>
        <w:t xml:space="preserve"> their existing belief sets influence the way they respond to new beliefs, shared beliefs make the</w:t>
      </w:r>
      <w:r w:rsidR="00593003" w:rsidRPr="00481945">
        <w:rPr>
          <w:rFonts w:ascii="Helvetica" w:hAnsi="Helvetica"/>
        </w:rPr>
        <w:t xml:space="preserve"> two individuals</w:t>
      </w:r>
      <w:r w:rsidR="004C4A90" w:rsidRPr="00481945">
        <w:rPr>
          <w:rFonts w:ascii="Helvetica" w:hAnsi="Helvetica"/>
        </w:rPr>
        <w:t xml:space="preserve"> more likely to adopt (or reject) the same </w:t>
      </w:r>
      <w:r w:rsidR="000A1DC8" w:rsidRPr="00481945">
        <w:rPr>
          <w:rFonts w:ascii="Helvetica" w:hAnsi="Helvetica"/>
        </w:rPr>
        <w:t xml:space="preserve">new </w:t>
      </w:r>
      <w:r w:rsidR="004C4A90" w:rsidRPr="00481945">
        <w:rPr>
          <w:rFonts w:ascii="Helvetica" w:hAnsi="Helvetica"/>
        </w:rPr>
        <w:t>beliefs in the future</w:t>
      </w:r>
      <w:r w:rsidR="000A1DC8" w:rsidRPr="00481945">
        <w:rPr>
          <w:rFonts w:ascii="Helvetica" w:hAnsi="Helvetica"/>
        </w:rPr>
        <w:t xml:space="preserve">, </w:t>
      </w:r>
      <w:r w:rsidR="00D569B4">
        <w:rPr>
          <w:rFonts w:ascii="Helvetica" w:hAnsi="Helvetica"/>
        </w:rPr>
        <w:t>regardless</w:t>
      </w:r>
      <w:r w:rsidR="00D569B4" w:rsidRPr="00481945">
        <w:rPr>
          <w:rFonts w:ascii="Helvetica" w:hAnsi="Helvetica"/>
        </w:rPr>
        <w:t xml:space="preserve"> </w:t>
      </w:r>
      <w:r w:rsidR="000A1DC8" w:rsidRPr="00481945">
        <w:rPr>
          <w:rFonts w:ascii="Helvetica" w:hAnsi="Helvetica"/>
        </w:rPr>
        <w:t xml:space="preserve">of any preference to </w:t>
      </w:r>
      <w:r w:rsidR="000A1DC8" w:rsidRPr="00481945">
        <w:rPr>
          <w:rFonts w:ascii="Helvetica" w:hAnsi="Helvetica"/>
        </w:rPr>
        <w:lastRenderedPageBreak/>
        <w:t>align or distinguish themselves from one another</w:t>
      </w:r>
      <w:r w:rsidR="009D0F05">
        <w:rPr>
          <w:rFonts w:ascii="Helvetica" w:hAnsi="Helvetica"/>
        </w:rPr>
        <w:t>. As a result, they</w:t>
      </w:r>
      <w:r w:rsidR="00D45C66">
        <w:rPr>
          <w:rFonts w:ascii="Helvetica" w:hAnsi="Helvetica"/>
        </w:rPr>
        <w:t xml:space="preserve"> become more similar still</w:t>
      </w:r>
      <w:r w:rsidR="00E8268D" w:rsidRPr="00481945">
        <w:rPr>
          <w:rFonts w:ascii="Helvetica" w:hAnsi="Helvetica"/>
        </w:rPr>
        <w:t xml:space="preserve">. </w:t>
      </w:r>
      <w:r w:rsidR="00D45C66">
        <w:rPr>
          <w:rFonts w:ascii="Helvetica" w:hAnsi="Helvetica"/>
        </w:rPr>
        <w:t>Additionally, s</w:t>
      </w:r>
      <w:r w:rsidR="00D45C66" w:rsidRPr="00481945">
        <w:rPr>
          <w:rFonts w:ascii="Helvetica" w:hAnsi="Helvetica"/>
        </w:rPr>
        <w:t xml:space="preserve">imilar </w:t>
      </w:r>
      <w:r w:rsidR="00EC062D">
        <w:rPr>
          <w:rFonts w:ascii="Helvetica" w:hAnsi="Helvetica"/>
        </w:rPr>
        <w:t>neighbors</w:t>
      </w:r>
      <w:r w:rsidR="00EC062D" w:rsidRPr="00481945">
        <w:rPr>
          <w:rFonts w:ascii="Helvetica" w:hAnsi="Helvetica"/>
        </w:rPr>
        <w:t xml:space="preserve"> </w:t>
      </w:r>
      <w:r w:rsidR="00E8268D" w:rsidRPr="00481945">
        <w:rPr>
          <w:rFonts w:ascii="Helvetica" w:hAnsi="Helvetica"/>
        </w:rPr>
        <w:t xml:space="preserve">expand one another’s access to beliefs that the two may adopt in common, and </w:t>
      </w:r>
      <w:r w:rsidR="00FE3977" w:rsidRPr="00481945">
        <w:rPr>
          <w:rFonts w:ascii="Helvetica" w:hAnsi="Helvetica"/>
        </w:rPr>
        <w:t>filter each other’s exposure to beliefs that would set them apart from one another.</w:t>
      </w:r>
      <w:r w:rsidR="004C4A90" w:rsidRPr="00481945">
        <w:rPr>
          <w:rFonts w:ascii="Helvetica" w:hAnsi="Helvetica"/>
        </w:rPr>
        <w:t xml:space="preserve"> </w:t>
      </w:r>
      <w:r w:rsidR="00FE3977" w:rsidRPr="00481945">
        <w:rPr>
          <w:rFonts w:ascii="Helvetica" w:hAnsi="Helvetica"/>
        </w:rPr>
        <w:t xml:space="preserve">In contrast, individuals </w:t>
      </w:r>
      <w:r w:rsidR="004C4A90" w:rsidRPr="00481945">
        <w:rPr>
          <w:rFonts w:ascii="Helvetica" w:hAnsi="Helvetica"/>
        </w:rPr>
        <w:t>who adopt differing beliefs are likely to diverge further as the</w:t>
      </w:r>
      <w:r w:rsidR="00D0737A">
        <w:rPr>
          <w:rFonts w:ascii="Helvetica" w:hAnsi="Helvetica"/>
        </w:rPr>
        <w:t xml:space="preserve">ir dissimilar semantic networks make them </w:t>
      </w:r>
      <w:r w:rsidR="004C4A90" w:rsidRPr="00481945">
        <w:rPr>
          <w:rFonts w:ascii="Helvetica" w:hAnsi="Helvetica"/>
        </w:rPr>
        <w:t xml:space="preserve">susceptible to </w:t>
      </w:r>
      <w:r w:rsidR="00D0737A">
        <w:rPr>
          <w:rFonts w:ascii="Helvetica" w:hAnsi="Helvetica"/>
        </w:rPr>
        <w:t>different beliefs</w:t>
      </w:r>
      <w:r w:rsidR="004C4A90" w:rsidRPr="00481945">
        <w:rPr>
          <w:rFonts w:ascii="Helvetica" w:hAnsi="Helvetica"/>
        </w:rPr>
        <w:t xml:space="preserve">. </w:t>
      </w:r>
    </w:p>
    <w:p w14:paraId="4D95E2AE" w14:textId="667054AC" w:rsidR="004C4A90" w:rsidRPr="00481945" w:rsidRDefault="004C4A90">
      <w:pPr>
        <w:pStyle w:val="Teaser"/>
        <w:spacing w:line="480" w:lineRule="auto"/>
        <w:ind w:firstLine="720"/>
        <w:rPr>
          <w:rFonts w:ascii="Helvetica" w:hAnsi="Helvetica"/>
        </w:rPr>
      </w:pPr>
      <w:r w:rsidRPr="00481945">
        <w:rPr>
          <w:rFonts w:ascii="Helvetica" w:hAnsi="Helvetica"/>
        </w:rPr>
        <w:t xml:space="preserve">Fig. </w:t>
      </w:r>
      <w:r w:rsidR="00452E6E">
        <w:rPr>
          <w:rFonts w:ascii="Helvetica" w:hAnsi="Helvetica"/>
        </w:rPr>
        <w:t>4</w:t>
      </w:r>
      <w:r w:rsidRPr="00481945">
        <w:rPr>
          <w:rFonts w:ascii="Helvetica" w:hAnsi="Helvetica"/>
        </w:rPr>
        <w:t xml:space="preserve"> illustrates this “agreement cascade” mechanism, in which </w:t>
      </w:r>
      <w:r w:rsidR="00904DD0">
        <w:rPr>
          <w:rFonts w:ascii="Helvetica" w:hAnsi="Helvetica"/>
        </w:rPr>
        <w:t>exchanging beliefs</w:t>
      </w:r>
      <w:r w:rsidR="00983FE0">
        <w:rPr>
          <w:rFonts w:ascii="Helvetica" w:hAnsi="Helvetica"/>
        </w:rPr>
        <w:t xml:space="preserve"> creates </w:t>
      </w:r>
      <w:r w:rsidR="00904DD0">
        <w:rPr>
          <w:rFonts w:ascii="Helvetica" w:hAnsi="Helvetica"/>
        </w:rPr>
        <w:t xml:space="preserve">further </w:t>
      </w:r>
      <w:r w:rsidR="00983FE0">
        <w:rPr>
          <w:rFonts w:ascii="Helvetica" w:hAnsi="Helvetica"/>
        </w:rPr>
        <w:t xml:space="preserve">opportunities </w:t>
      </w:r>
      <w:r w:rsidR="00904DD0">
        <w:rPr>
          <w:rFonts w:ascii="Helvetica" w:hAnsi="Helvetica"/>
        </w:rPr>
        <w:t xml:space="preserve">for </w:t>
      </w:r>
      <w:r w:rsidR="00983FE0">
        <w:rPr>
          <w:rFonts w:ascii="Helvetica" w:hAnsi="Helvetica"/>
        </w:rPr>
        <w:t xml:space="preserve">similarity </w:t>
      </w:r>
      <w:r w:rsidR="00904DD0">
        <w:rPr>
          <w:rFonts w:ascii="Helvetica" w:hAnsi="Helvetica"/>
        </w:rPr>
        <w:t xml:space="preserve">to develop </w:t>
      </w:r>
      <w:r w:rsidR="00983FE0">
        <w:rPr>
          <w:rFonts w:ascii="Helvetica" w:hAnsi="Helvetica"/>
        </w:rPr>
        <w:t xml:space="preserve">between individuals. </w:t>
      </w:r>
      <w:r w:rsidR="00D45C66">
        <w:rPr>
          <w:rFonts w:ascii="Helvetica" w:hAnsi="Helvetica"/>
        </w:rPr>
        <w:t xml:space="preserve">In this example, </w:t>
      </w:r>
      <w:r w:rsidR="00401670">
        <w:rPr>
          <w:rFonts w:ascii="Helvetica" w:hAnsi="Helvetica"/>
        </w:rPr>
        <w:t>Mike, Nina, and Otis share two out of their three beliefs with their neighbors</w:t>
      </w:r>
      <w:r w:rsidR="0064499C">
        <w:rPr>
          <w:rFonts w:ascii="Helvetica" w:hAnsi="Helvetica"/>
        </w:rPr>
        <w:t xml:space="preserve"> (AD and DE)</w:t>
      </w:r>
      <w:r w:rsidR="00401670">
        <w:rPr>
          <w:rFonts w:ascii="Helvetica" w:hAnsi="Helvetica"/>
        </w:rPr>
        <w:t>, and so their belief sets are positively correlated</w:t>
      </w:r>
      <w:r w:rsidR="00EC062D">
        <w:rPr>
          <w:rFonts w:ascii="Helvetica" w:hAnsi="Helvetica"/>
        </w:rPr>
        <w:t xml:space="preserve"> at 0.42</w:t>
      </w:r>
      <w:r w:rsidR="00401670">
        <w:rPr>
          <w:rFonts w:ascii="Helvetica" w:hAnsi="Helvetica"/>
        </w:rPr>
        <w:t xml:space="preserve">. When </w:t>
      </w:r>
      <w:r w:rsidR="00D45C66">
        <w:rPr>
          <w:rFonts w:ascii="Helvetica" w:hAnsi="Helvetica"/>
        </w:rPr>
        <w:t>Nina and Otis</w:t>
      </w:r>
      <w:r w:rsidR="00401670">
        <w:rPr>
          <w:rFonts w:ascii="Helvetica" w:hAnsi="Helvetica"/>
        </w:rPr>
        <w:t xml:space="preserve"> exchange beliefs</w:t>
      </w:r>
      <w:r w:rsidR="00D45C66">
        <w:rPr>
          <w:rFonts w:ascii="Helvetica" w:hAnsi="Helvetica"/>
        </w:rPr>
        <w:t xml:space="preserve"> in step 1</w:t>
      </w:r>
      <w:r w:rsidR="00401670">
        <w:rPr>
          <w:rFonts w:ascii="Helvetica" w:hAnsi="Helvetica"/>
        </w:rPr>
        <w:t xml:space="preserve">, they not only make themselves more similar in the act, but they also set themselves up for congruent behavior in </w:t>
      </w:r>
      <w:r w:rsidR="00D45C66">
        <w:rPr>
          <w:rFonts w:ascii="Helvetica" w:hAnsi="Helvetica"/>
        </w:rPr>
        <w:t>the future</w:t>
      </w:r>
      <w:r w:rsidR="00401670">
        <w:rPr>
          <w:rFonts w:ascii="Helvetica" w:hAnsi="Helvetica"/>
        </w:rPr>
        <w:t xml:space="preserve">. </w:t>
      </w:r>
      <w:r w:rsidR="00D45C66">
        <w:rPr>
          <w:rFonts w:ascii="Helvetica" w:hAnsi="Helvetica"/>
        </w:rPr>
        <w:t>Their response to external</w:t>
      </w:r>
      <w:r w:rsidR="0064499C">
        <w:rPr>
          <w:rFonts w:ascii="Helvetica" w:hAnsi="Helvetica"/>
        </w:rPr>
        <w:t xml:space="preserve">ly supplied beliefs </w:t>
      </w:r>
      <w:r w:rsidR="00D45C66">
        <w:rPr>
          <w:rFonts w:ascii="Helvetica" w:hAnsi="Helvetica"/>
        </w:rPr>
        <w:t>in step 2 further reinforces their similarity</w:t>
      </w:r>
      <w:r w:rsidR="006D6F2F">
        <w:rPr>
          <w:rFonts w:ascii="Helvetica" w:hAnsi="Helvetica"/>
        </w:rPr>
        <w:t xml:space="preserve"> with one another</w:t>
      </w:r>
      <w:r w:rsidR="00D45C66">
        <w:rPr>
          <w:rFonts w:ascii="Helvetica" w:hAnsi="Helvetica"/>
        </w:rPr>
        <w:t xml:space="preserve"> and amplifies their emerging dissimilarity with Mike.</w:t>
      </w:r>
    </w:p>
    <w:p w14:paraId="385E6B22" w14:textId="77777777" w:rsidR="00972747" w:rsidRPr="00481945" w:rsidRDefault="00972747" w:rsidP="00437052">
      <w:pPr>
        <w:pStyle w:val="Teaser"/>
        <w:jc w:val="center"/>
        <w:rPr>
          <w:rFonts w:ascii="Helvetica" w:hAnsi="Helvetica"/>
        </w:rPr>
      </w:pPr>
      <w:r w:rsidRPr="00481945">
        <w:rPr>
          <w:rFonts w:ascii="Helvetica" w:hAnsi="Helvetica"/>
          <w:noProof/>
        </w:rPr>
        <w:drawing>
          <wp:inline distT="0" distB="0" distL="0" distR="0" wp14:anchorId="64673056" wp14:editId="08A1DF44">
            <wp:extent cx="5943600" cy="229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png"/>
                    <pic:cNvPicPr/>
                  </pic:nvPicPr>
                  <pic:blipFill>
                    <a:blip r:embed="rId16"/>
                    <a:stretch>
                      <a:fillRect/>
                    </a:stretch>
                  </pic:blipFill>
                  <pic:spPr>
                    <a:xfrm>
                      <a:off x="0" y="0"/>
                      <a:ext cx="5943600" cy="2298700"/>
                    </a:xfrm>
                    <a:prstGeom prst="rect">
                      <a:avLst/>
                    </a:prstGeom>
                  </pic:spPr>
                </pic:pic>
              </a:graphicData>
            </a:graphic>
          </wp:inline>
        </w:drawing>
      </w:r>
    </w:p>
    <w:p w14:paraId="4A668632" w14:textId="3941FD1A" w:rsidR="00C75C1E" w:rsidRPr="00481945" w:rsidRDefault="00972747" w:rsidP="00437052">
      <w:pPr>
        <w:pStyle w:val="Teaser"/>
        <w:spacing w:line="480" w:lineRule="auto"/>
        <w:ind w:left="90"/>
        <w:jc w:val="center"/>
        <w:rPr>
          <w:rFonts w:ascii="Helvetica" w:hAnsi="Helvetica"/>
          <w:i/>
        </w:rPr>
      </w:pPr>
      <w:r w:rsidRPr="00481945">
        <w:rPr>
          <w:rFonts w:ascii="Helvetica" w:hAnsi="Helvetica"/>
          <w:i/>
        </w:rPr>
        <w:t xml:space="preserve">Fig. </w:t>
      </w:r>
      <w:r w:rsidR="00452E6E" w:rsidRPr="00481945">
        <w:rPr>
          <w:rFonts w:ascii="Helvetica" w:hAnsi="Helvetica"/>
          <w:i/>
        </w:rPr>
        <w:t>4</w:t>
      </w:r>
      <w:r w:rsidRPr="00481945">
        <w:rPr>
          <w:rFonts w:ascii="Helvetica" w:hAnsi="Helvetica"/>
          <w:i/>
        </w:rPr>
        <w:t xml:space="preserve">. </w:t>
      </w:r>
      <w:r w:rsidR="00B71B3E">
        <w:rPr>
          <w:rFonts w:ascii="Helvetica" w:hAnsi="Helvetica"/>
          <w:i/>
        </w:rPr>
        <w:t>The a</w:t>
      </w:r>
      <w:r w:rsidR="00B71B3E" w:rsidRPr="00481945">
        <w:rPr>
          <w:rFonts w:ascii="Helvetica" w:hAnsi="Helvetica"/>
          <w:i/>
        </w:rPr>
        <w:t xml:space="preserve">greement </w:t>
      </w:r>
      <w:r w:rsidR="00B71B3E">
        <w:rPr>
          <w:rFonts w:ascii="Helvetica" w:hAnsi="Helvetica"/>
          <w:i/>
        </w:rPr>
        <w:t>c</w:t>
      </w:r>
      <w:r w:rsidR="00B71B3E" w:rsidRPr="00481945">
        <w:rPr>
          <w:rFonts w:ascii="Helvetica" w:hAnsi="Helvetica"/>
          <w:i/>
        </w:rPr>
        <w:t>ascade</w:t>
      </w:r>
      <w:r w:rsidR="00B71B3E">
        <w:rPr>
          <w:rFonts w:ascii="Helvetica" w:hAnsi="Helvetica"/>
          <w:i/>
        </w:rPr>
        <w:t xml:space="preserve"> mechanism</w:t>
      </w:r>
      <w:r w:rsidR="003017DC">
        <w:rPr>
          <w:rFonts w:ascii="Helvetica" w:hAnsi="Helvetica"/>
          <w:i/>
        </w:rPr>
        <w:t>. Similarity between neighbors is measured as the correlation (phi coefficient) between the set of beliefs they hold.</w:t>
      </w:r>
    </w:p>
    <w:p w14:paraId="64B8D932" w14:textId="31845CD9" w:rsidR="00826D1F" w:rsidRDefault="00B079AE">
      <w:pPr>
        <w:pStyle w:val="Teaser"/>
        <w:spacing w:line="480" w:lineRule="auto"/>
        <w:ind w:firstLine="720"/>
        <w:rPr>
          <w:rFonts w:ascii="Helvetica" w:hAnsi="Helvetica"/>
        </w:rPr>
      </w:pPr>
      <w:r>
        <w:rPr>
          <w:rFonts w:ascii="Helvetica" w:hAnsi="Helvetica"/>
        </w:rPr>
        <w:lastRenderedPageBreak/>
        <w:t xml:space="preserve">Returning to </w:t>
      </w:r>
      <w:r w:rsidR="00F44AC2">
        <w:rPr>
          <w:rFonts w:ascii="Helvetica" w:hAnsi="Helvetica"/>
        </w:rPr>
        <w:t>our</w:t>
      </w:r>
      <w:r>
        <w:rPr>
          <w:rFonts w:ascii="Helvetica" w:hAnsi="Helvetica"/>
        </w:rPr>
        <w:t xml:space="preserve"> 60-agent simulation</w:t>
      </w:r>
      <w:r w:rsidR="00D45C66">
        <w:rPr>
          <w:rFonts w:ascii="Helvetica" w:hAnsi="Helvetica"/>
        </w:rPr>
        <w:t>,</w:t>
      </w:r>
      <w:r>
        <w:rPr>
          <w:rFonts w:ascii="Helvetica" w:hAnsi="Helvetica"/>
        </w:rPr>
        <w:t xml:space="preserve"> we can </w:t>
      </w:r>
      <w:r w:rsidR="00983FE0">
        <w:rPr>
          <w:rFonts w:ascii="Helvetica" w:hAnsi="Helvetica"/>
        </w:rPr>
        <w:t>ask</w:t>
      </w:r>
      <w:r w:rsidR="00983FE0">
        <w:rPr>
          <w:rFonts w:ascii="Helvetica" w:hAnsi="Helvetica"/>
        </w:rPr>
        <w:t xml:space="preserve"> </w:t>
      </w:r>
      <w:r>
        <w:rPr>
          <w:rFonts w:ascii="Helvetica" w:hAnsi="Helvetica"/>
        </w:rPr>
        <w:t xml:space="preserve">how </w:t>
      </w:r>
      <w:r w:rsidR="00D45C66">
        <w:rPr>
          <w:rFonts w:ascii="Helvetica" w:hAnsi="Helvetica"/>
        </w:rPr>
        <w:t xml:space="preserve">patterns of </w:t>
      </w:r>
      <w:r>
        <w:rPr>
          <w:rFonts w:ascii="Helvetica" w:hAnsi="Helvetica"/>
        </w:rPr>
        <w:t xml:space="preserve">similarity evolve </w:t>
      </w:r>
      <w:r w:rsidR="00D45C66">
        <w:rPr>
          <w:rFonts w:ascii="Helvetica" w:hAnsi="Helvetica"/>
        </w:rPr>
        <w:t>at the macro level</w:t>
      </w:r>
      <w:r>
        <w:rPr>
          <w:rFonts w:ascii="Helvetica" w:hAnsi="Helvetica"/>
        </w:rPr>
        <w:t>.</w:t>
      </w:r>
      <w:r w:rsidR="005F1320">
        <w:rPr>
          <w:rFonts w:ascii="Helvetica" w:hAnsi="Helvetica"/>
        </w:rPr>
        <w:t xml:space="preserve"> </w:t>
      </w:r>
      <w:r w:rsidR="00E04603">
        <w:rPr>
          <w:rFonts w:ascii="Helvetica" w:hAnsi="Helvetica"/>
        </w:rPr>
        <w:t>In this simulation, we</w:t>
      </w:r>
      <w:r w:rsidR="00F44AC2">
        <w:rPr>
          <w:rFonts w:ascii="Helvetica" w:hAnsi="Helvetica"/>
        </w:rPr>
        <w:t xml:space="preserve"> assume that a</w:t>
      </w:r>
      <w:r w:rsidR="005F1320">
        <w:rPr>
          <w:rFonts w:ascii="Helvetica" w:hAnsi="Helvetica"/>
        </w:rPr>
        <w:t>doption is permanent</w:t>
      </w:r>
      <w:r w:rsidR="00826D1F" w:rsidRPr="00481945">
        <w:rPr>
          <w:rFonts w:ascii="Helvetica" w:hAnsi="Helvetica"/>
        </w:rPr>
        <w:t xml:space="preserve">, </w:t>
      </w:r>
      <w:r w:rsidR="005F1320">
        <w:rPr>
          <w:rFonts w:ascii="Helvetica" w:hAnsi="Helvetica"/>
        </w:rPr>
        <w:t xml:space="preserve">and so </w:t>
      </w:r>
      <w:r w:rsidR="00826D1F" w:rsidRPr="00481945">
        <w:rPr>
          <w:rFonts w:ascii="Helvetica" w:hAnsi="Helvetica"/>
        </w:rPr>
        <w:t xml:space="preserve">diffusion </w:t>
      </w:r>
      <w:r w:rsidR="005F1320">
        <w:rPr>
          <w:rFonts w:ascii="Helvetica" w:hAnsi="Helvetica"/>
        </w:rPr>
        <w:t xml:space="preserve">raises </w:t>
      </w:r>
      <w:r w:rsidR="00826D1F" w:rsidRPr="00481945">
        <w:rPr>
          <w:rFonts w:ascii="Helvetica" w:hAnsi="Helvetica"/>
        </w:rPr>
        <w:t>the average similarity of the population purely by chance</w:t>
      </w:r>
      <w:r w:rsidR="005F1320">
        <w:rPr>
          <w:rFonts w:ascii="Helvetica" w:hAnsi="Helvetica"/>
        </w:rPr>
        <w:t xml:space="preserve">. This is </w:t>
      </w:r>
      <w:r>
        <w:rPr>
          <w:rFonts w:ascii="Helvetica" w:hAnsi="Helvetica"/>
        </w:rPr>
        <w:t>especially</w:t>
      </w:r>
      <w:r w:rsidR="005F1320">
        <w:rPr>
          <w:rFonts w:ascii="Helvetica" w:hAnsi="Helvetica"/>
        </w:rPr>
        <w:t xml:space="preserve"> true</w:t>
      </w:r>
      <w:r>
        <w:rPr>
          <w:rFonts w:ascii="Helvetica" w:hAnsi="Helvetica"/>
        </w:rPr>
        <w:t xml:space="preserve"> in the first round of simulation when neighbors have had a chance to exchange beliefs, but those beliefs have not had an opportunity to </w:t>
      </w:r>
      <w:r w:rsidR="005F1320">
        <w:rPr>
          <w:rFonts w:ascii="Helvetica" w:hAnsi="Helvetica"/>
        </w:rPr>
        <w:t>spread through the whole population</w:t>
      </w:r>
      <w:r w:rsidR="00826D1F" w:rsidRPr="00481945">
        <w:rPr>
          <w:rFonts w:ascii="Helvetica" w:hAnsi="Helvetica"/>
        </w:rPr>
        <w:t xml:space="preserve">. Fig. </w:t>
      </w:r>
      <w:r w:rsidR="005F1320">
        <w:rPr>
          <w:rFonts w:ascii="Helvetica" w:hAnsi="Helvetica"/>
        </w:rPr>
        <w:t>5A</w:t>
      </w:r>
      <w:r w:rsidR="005F1320" w:rsidRPr="00481945">
        <w:rPr>
          <w:rFonts w:ascii="Helvetica" w:hAnsi="Helvetica"/>
        </w:rPr>
        <w:t xml:space="preserve"> </w:t>
      </w:r>
      <w:r w:rsidR="00826D1F" w:rsidRPr="00481945">
        <w:rPr>
          <w:rFonts w:ascii="Helvetica" w:hAnsi="Helvetica"/>
        </w:rPr>
        <w:t>shows that agreement cascades drive</w:t>
      </w:r>
      <w:r w:rsidR="00447C63">
        <w:rPr>
          <w:rFonts w:ascii="Helvetica" w:hAnsi="Helvetica"/>
        </w:rPr>
        <w:t xml:space="preserve"> individuals who </w:t>
      </w:r>
      <w:r w:rsidR="00630CA8">
        <w:rPr>
          <w:rFonts w:ascii="Helvetica" w:hAnsi="Helvetica"/>
        </w:rPr>
        <w:t>already share some beliefs</w:t>
      </w:r>
      <w:r w:rsidR="00826D1F" w:rsidRPr="00481945">
        <w:rPr>
          <w:rFonts w:ascii="Helvetica" w:hAnsi="Helvetica"/>
        </w:rPr>
        <w:t xml:space="preserve"> to </w:t>
      </w:r>
      <w:r w:rsidR="00E04603">
        <w:rPr>
          <w:rFonts w:ascii="Helvetica" w:hAnsi="Helvetica"/>
        </w:rPr>
        <w:t>form increasingly self-similar “camps”</w:t>
      </w:r>
      <w:r w:rsidR="00826D1F" w:rsidRPr="00481945">
        <w:rPr>
          <w:rFonts w:ascii="Helvetica" w:hAnsi="Helvetica"/>
        </w:rPr>
        <w:t xml:space="preserve">, </w:t>
      </w:r>
      <w:r w:rsidR="006D6F2F">
        <w:rPr>
          <w:rFonts w:ascii="Helvetica" w:hAnsi="Helvetica"/>
        </w:rPr>
        <w:t>and amplify</w:t>
      </w:r>
      <w:r w:rsidR="00630CA8">
        <w:rPr>
          <w:rFonts w:ascii="Helvetica" w:hAnsi="Helvetica"/>
        </w:rPr>
        <w:t xml:space="preserve"> the differences between camps</w:t>
      </w:r>
      <w:r w:rsidR="00826D1F" w:rsidRPr="00481945">
        <w:rPr>
          <w:rFonts w:ascii="Helvetica" w:hAnsi="Helvetica"/>
        </w:rPr>
        <w:t xml:space="preserve">. </w:t>
      </w:r>
    </w:p>
    <w:p w14:paraId="05DC2FE6" w14:textId="1DC5E9C0" w:rsidR="00501835" w:rsidRPr="00501835" w:rsidRDefault="00501835" w:rsidP="00501835">
      <w:pPr>
        <w:spacing w:line="480" w:lineRule="auto"/>
        <w:ind w:firstLine="720"/>
        <w:rPr>
          <w:rFonts w:ascii="Helvetica" w:hAnsi="Helvetica"/>
          <w:sz w:val="24"/>
          <w:szCs w:val="24"/>
        </w:rPr>
      </w:pPr>
      <w:r w:rsidRPr="00501835">
        <w:rPr>
          <w:rFonts w:ascii="Helvetica" w:hAnsi="Helvetica"/>
          <w:sz w:val="24"/>
          <w:szCs w:val="24"/>
        </w:rPr>
        <w:t>A simple and reproducible way to assess the similarity of individuals within an ideological camp – absent exogenous labels such as demographic or party – is to measure the similarity between all pairs of individuals and define a certain percentile as belonging to the same ideological camp. The more exclusive we are (i.e. the higher the percentile), the more conservative the claim that these represent “within-camp” relationships. Similarly, to define across-camp similarity, we can define a percentile that (conservatively) represents relationships between individuals in different ideological camps. In this simulation, I use the 95</w:t>
      </w:r>
      <w:r w:rsidRPr="00501835">
        <w:rPr>
          <w:rFonts w:ascii="Helvetica" w:hAnsi="Helvetica"/>
          <w:sz w:val="24"/>
          <w:szCs w:val="24"/>
          <w:vertAlign w:val="superscript"/>
        </w:rPr>
        <w:t>th</w:t>
      </w:r>
      <w:r w:rsidRPr="00501835">
        <w:rPr>
          <w:rFonts w:ascii="Helvetica" w:hAnsi="Helvetica"/>
          <w:sz w:val="24"/>
          <w:szCs w:val="24"/>
        </w:rPr>
        <w:t xml:space="preserve"> and 5</w:t>
      </w:r>
      <w:r w:rsidRPr="00501835">
        <w:rPr>
          <w:rFonts w:ascii="Helvetica" w:hAnsi="Helvetica"/>
          <w:sz w:val="24"/>
          <w:szCs w:val="24"/>
          <w:vertAlign w:val="superscript"/>
        </w:rPr>
        <w:t>th</w:t>
      </w:r>
      <w:r w:rsidRPr="00501835">
        <w:rPr>
          <w:rFonts w:ascii="Helvetica" w:hAnsi="Helvetica"/>
          <w:sz w:val="24"/>
          <w:szCs w:val="24"/>
        </w:rPr>
        <w:t xml:space="preserve"> percentiles respectively. See the methods section for more details</w:t>
      </w:r>
      <w:r>
        <w:rPr>
          <w:rStyle w:val="FootnoteReference"/>
          <w:rFonts w:ascii="Helvetica" w:hAnsi="Helvetica"/>
          <w:sz w:val="24"/>
          <w:szCs w:val="24"/>
        </w:rPr>
        <w:footnoteReference w:id="6"/>
      </w:r>
      <w:r w:rsidRPr="00501835">
        <w:rPr>
          <w:rFonts w:ascii="Helvetica" w:hAnsi="Helvetica"/>
          <w:sz w:val="24"/>
          <w:szCs w:val="24"/>
        </w:rPr>
        <w:t>.</w:t>
      </w:r>
    </w:p>
    <w:p w14:paraId="3027C190" w14:textId="77777777" w:rsidR="00501835" w:rsidRDefault="00501835" w:rsidP="00501835">
      <w:pPr>
        <w:rPr>
          <w:sz w:val="24"/>
          <w:szCs w:val="24"/>
        </w:rPr>
      </w:pPr>
    </w:p>
    <w:p w14:paraId="4A08D58D" w14:textId="67D86E69" w:rsidR="00DA1548" w:rsidRPr="00481945" w:rsidRDefault="00DA1548" w:rsidP="00481945">
      <w:pPr>
        <w:pStyle w:val="Teaser"/>
        <w:spacing w:line="480" w:lineRule="auto"/>
        <w:jc w:val="center"/>
        <w:rPr>
          <w:rFonts w:ascii="Helvetica" w:hAnsi="Helvetica"/>
          <w:i/>
        </w:rPr>
      </w:pPr>
      <w:r w:rsidRPr="00481945">
        <w:rPr>
          <w:rFonts w:ascii="Helvetica" w:hAnsi="Helvetica"/>
          <w:i/>
          <w:noProof/>
        </w:rPr>
        <w:lastRenderedPageBreak/>
        <w:drawing>
          <wp:inline distT="0" distB="0" distL="0" distR="0" wp14:anchorId="39762377" wp14:editId="03CB0FDF">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emergent_polarization.png"/>
                    <pic:cNvPicPr/>
                  </pic:nvPicPr>
                  <pic:blipFill>
                    <a:blip r:embed="rId17"/>
                    <a:stretch>
                      <a:fillRect/>
                    </a:stretch>
                  </pic:blipFill>
                  <pic:spPr>
                    <a:xfrm>
                      <a:off x="0" y="0"/>
                      <a:ext cx="5943600" cy="3200400"/>
                    </a:xfrm>
                    <a:prstGeom prst="rect">
                      <a:avLst/>
                    </a:prstGeom>
                  </pic:spPr>
                </pic:pic>
              </a:graphicData>
            </a:graphic>
          </wp:inline>
        </w:drawing>
      </w:r>
    </w:p>
    <w:p w14:paraId="7510B39E" w14:textId="07069D2E" w:rsidR="005F1320" w:rsidRPr="00481945" w:rsidRDefault="005F1320" w:rsidP="00481945">
      <w:pPr>
        <w:pStyle w:val="Teaser"/>
        <w:spacing w:line="480" w:lineRule="auto"/>
        <w:jc w:val="center"/>
        <w:rPr>
          <w:rFonts w:ascii="Helvetica" w:hAnsi="Helvetica"/>
          <w:i/>
        </w:rPr>
      </w:pPr>
      <w:r w:rsidRPr="00481945">
        <w:rPr>
          <w:rFonts w:ascii="Helvetica" w:hAnsi="Helvetica"/>
          <w:i/>
        </w:rPr>
        <w:t>Figure 5: The effect of agreement cascades on emergent polarization</w:t>
      </w:r>
    </w:p>
    <w:p w14:paraId="6D0ABE4E" w14:textId="7E6D382D" w:rsidR="00EF4E9B" w:rsidRDefault="00A036A0" w:rsidP="00EF4E9B">
      <w:pPr>
        <w:pStyle w:val="Teaser"/>
        <w:spacing w:line="480" w:lineRule="auto"/>
        <w:ind w:firstLine="720"/>
        <w:rPr>
          <w:rFonts w:ascii="Helvetica" w:hAnsi="Helvetica"/>
        </w:rPr>
      </w:pPr>
      <w:r>
        <w:rPr>
          <w:rFonts w:ascii="Helvetica" w:hAnsi="Helvetica"/>
        </w:rPr>
        <w:t xml:space="preserve">As individuals become more similar to people within their own camp and more differentiated from </w:t>
      </w:r>
      <w:r w:rsidR="006D6F2F">
        <w:rPr>
          <w:rFonts w:ascii="Helvetica" w:hAnsi="Helvetica"/>
        </w:rPr>
        <w:t>people</w:t>
      </w:r>
      <w:r>
        <w:rPr>
          <w:rFonts w:ascii="Helvetica" w:hAnsi="Helvetica"/>
        </w:rPr>
        <w:t xml:space="preserve"> in other camps</w:t>
      </w:r>
      <w:commentRangeStart w:id="41"/>
      <w:r>
        <w:rPr>
          <w:rFonts w:ascii="Helvetica" w:hAnsi="Helvetica"/>
        </w:rPr>
        <w:t xml:space="preserve">, </w:t>
      </w:r>
      <w:r w:rsidR="006D6F2F">
        <w:rPr>
          <w:rFonts w:ascii="Helvetica" w:hAnsi="Helvetica"/>
        </w:rPr>
        <w:t>correlation begins to emerge between belief sets</w:t>
      </w:r>
      <w:commentRangeEnd w:id="41"/>
      <w:r w:rsidR="00983FE0">
        <w:rPr>
          <w:rStyle w:val="CommentReference"/>
        </w:rPr>
        <w:commentReference w:id="41"/>
      </w:r>
      <w:r>
        <w:rPr>
          <w:rFonts w:ascii="Helvetica" w:hAnsi="Helvetica"/>
        </w:rPr>
        <w:t>.</w:t>
      </w:r>
      <w:r w:rsidR="000621C3">
        <w:rPr>
          <w:rFonts w:ascii="Helvetica" w:hAnsi="Helvetica"/>
        </w:rPr>
        <w:t xml:space="preserve"> For example, AB may co</w:t>
      </w:r>
      <w:r w:rsidR="00344292">
        <w:rPr>
          <w:rFonts w:ascii="Helvetica" w:hAnsi="Helvetica"/>
        </w:rPr>
        <w:t>-</w:t>
      </w:r>
      <w:r w:rsidR="000621C3">
        <w:rPr>
          <w:rFonts w:ascii="Helvetica" w:hAnsi="Helvetica"/>
        </w:rPr>
        <w:t xml:space="preserve">occur with CD 70% of the time, but </w:t>
      </w:r>
      <w:r w:rsidR="00B33EEA">
        <w:rPr>
          <w:rFonts w:ascii="Helvetica" w:hAnsi="Helvetica"/>
        </w:rPr>
        <w:t>co</w:t>
      </w:r>
      <w:r w:rsidR="00344292">
        <w:rPr>
          <w:rFonts w:ascii="Helvetica" w:hAnsi="Helvetica"/>
        </w:rPr>
        <w:t>-</w:t>
      </w:r>
      <w:r w:rsidR="00B33EEA">
        <w:rPr>
          <w:rFonts w:ascii="Helvetica" w:hAnsi="Helvetica"/>
        </w:rPr>
        <w:t xml:space="preserve">occur </w:t>
      </w:r>
      <w:r w:rsidR="000621C3">
        <w:rPr>
          <w:rFonts w:ascii="Helvetica" w:hAnsi="Helvetica"/>
        </w:rPr>
        <w:t xml:space="preserve">with DE </w:t>
      </w:r>
      <w:r w:rsidR="00EF4E9B">
        <w:rPr>
          <w:rFonts w:ascii="Helvetica" w:hAnsi="Helvetica"/>
        </w:rPr>
        <w:t xml:space="preserve">only </w:t>
      </w:r>
      <w:r w:rsidR="000621C3">
        <w:rPr>
          <w:rFonts w:ascii="Helvetica" w:hAnsi="Helvetica"/>
        </w:rPr>
        <w:t>10% of the time.</w:t>
      </w:r>
      <w:r>
        <w:rPr>
          <w:rFonts w:ascii="Helvetica" w:hAnsi="Helvetica"/>
        </w:rPr>
        <w:t xml:space="preserve"> </w:t>
      </w:r>
      <w:r w:rsidR="00F44AC2">
        <w:rPr>
          <w:rFonts w:ascii="Helvetica" w:hAnsi="Helvetica"/>
        </w:rPr>
        <w:t>This sorting is a form of dimensionality reduction, in which the complex landscape of belief</w:t>
      </w:r>
      <w:r w:rsidR="00633E60">
        <w:rPr>
          <w:rFonts w:ascii="Helvetica" w:hAnsi="Helvetica"/>
        </w:rPr>
        <w:t xml:space="preserve">s </w:t>
      </w:r>
      <w:r w:rsidR="00F44AC2">
        <w:rPr>
          <w:rFonts w:ascii="Helvetica" w:hAnsi="Helvetica"/>
        </w:rPr>
        <w:t xml:space="preserve">becomes condensed into a few </w:t>
      </w:r>
      <w:r w:rsidR="00E04603">
        <w:rPr>
          <w:rFonts w:ascii="Helvetica" w:hAnsi="Helvetica"/>
        </w:rPr>
        <w:t>axes</w:t>
      </w:r>
      <w:r w:rsidR="00B71B3E">
        <w:rPr>
          <w:rFonts w:ascii="Helvetica" w:hAnsi="Helvetica"/>
        </w:rPr>
        <w:t xml:space="preserve"> </w:t>
      </w:r>
      <w:r w:rsidR="00E04603">
        <w:rPr>
          <w:rFonts w:ascii="Helvetica" w:hAnsi="Helvetica"/>
        </w:rPr>
        <w:t xml:space="preserve">(e.g. liberal-conservative, or libertarian-populist) </w:t>
      </w:r>
      <w:r w:rsidR="00B71B3E" w:rsidRPr="00437052">
        <w:rPr>
          <w:rFonts w:ascii="Helvetica" w:hAnsi="Helvetica"/>
          <w:i/>
        </w:rPr>
        <w:t>(26)</w:t>
      </w:r>
      <w:r w:rsidR="00F44AC2">
        <w:rPr>
          <w:rFonts w:ascii="Helvetica" w:hAnsi="Helvetica"/>
        </w:rPr>
        <w:t xml:space="preserve">. </w:t>
      </w:r>
      <w:r w:rsidR="00630478">
        <w:rPr>
          <w:rFonts w:ascii="Helvetica" w:hAnsi="Helvetica"/>
        </w:rPr>
        <w:t>The</w:t>
      </w:r>
      <w:r w:rsidR="00066C17">
        <w:rPr>
          <w:rFonts w:ascii="Helvetica" w:hAnsi="Helvetica"/>
        </w:rPr>
        <w:t xml:space="preserve"> upper</w:t>
      </w:r>
      <w:r w:rsidR="00630478">
        <w:rPr>
          <w:rFonts w:ascii="Helvetica" w:hAnsi="Helvetica"/>
        </w:rPr>
        <w:t xml:space="preserve"> inset diagram in </w:t>
      </w:r>
      <w:r w:rsidR="00F44AC2">
        <w:rPr>
          <w:rFonts w:ascii="Helvetica" w:hAnsi="Helvetica"/>
        </w:rPr>
        <w:t>Fig</w:t>
      </w:r>
      <w:r w:rsidR="00B71B3E">
        <w:rPr>
          <w:rFonts w:ascii="Helvetica" w:hAnsi="Helvetica"/>
        </w:rPr>
        <w:t>.</w:t>
      </w:r>
      <w:r w:rsidR="00F44AC2">
        <w:rPr>
          <w:rFonts w:ascii="Helvetica" w:hAnsi="Helvetica"/>
        </w:rPr>
        <w:t xml:space="preserve"> 5B </w:t>
      </w:r>
      <w:r w:rsidR="00630478">
        <w:rPr>
          <w:rFonts w:ascii="Helvetica" w:hAnsi="Helvetica"/>
        </w:rPr>
        <w:t>illustrate</w:t>
      </w:r>
      <w:r w:rsidR="00EF4E9B">
        <w:rPr>
          <w:rFonts w:ascii="Helvetica" w:hAnsi="Helvetica"/>
        </w:rPr>
        <w:t>s</w:t>
      </w:r>
      <w:r w:rsidR="00F2551E">
        <w:rPr>
          <w:rFonts w:ascii="Helvetica" w:hAnsi="Helvetica"/>
        </w:rPr>
        <w:t xml:space="preserve"> </w:t>
      </w:r>
      <w:r w:rsidR="00066C17">
        <w:rPr>
          <w:rFonts w:ascii="Helvetica" w:hAnsi="Helvetica"/>
        </w:rPr>
        <w:t xml:space="preserve">individuals who </w:t>
      </w:r>
      <w:r w:rsidR="00EF4E9B">
        <w:rPr>
          <w:rFonts w:ascii="Helvetica" w:hAnsi="Helvetica"/>
        </w:rPr>
        <w:t>exchange interdependent beliefs and</w:t>
      </w:r>
      <w:r w:rsidR="00066C17">
        <w:rPr>
          <w:rFonts w:ascii="Helvetica" w:hAnsi="Helvetica"/>
        </w:rPr>
        <w:t xml:space="preserve"> begin to take positions along a left-right axis</w:t>
      </w:r>
      <w:r w:rsidR="00EF4E9B">
        <w:rPr>
          <w:rFonts w:ascii="Helvetica" w:hAnsi="Helvetica"/>
        </w:rPr>
        <w:t xml:space="preserve">. </w:t>
      </w:r>
      <w:r w:rsidR="00F2551E">
        <w:rPr>
          <w:rFonts w:ascii="Helvetica" w:hAnsi="Helvetica"/>
        </w:rPr>
        <w:t>Differences</w:t>
      </w:r>
      <w:r w:rsidR="00066C17">
        <w:rPr>
          <w:rFonts w:ascii="Helvetica" w:hAnsi="Helvetica"/>
        </w:rPr>
        <w:t xml:space="preserve"> between </w:t>
      </w:r>
      <w:r w:rsidR="00F2551E">
        <w:rPr>
          <w:rFonts w:ascii="Helvetica" w:hAnsi="Helvetica"/>
        </w:rPr>
        <w:t xml:space="preserve">these </w:t>
      </w:r>
      <w:r w:rsidR="00066C17">
        <w:rPr>
          <w:rFonts w:ascii="Helvetica" w:hAnsi="Helvetica"/>
        </w:rPr>
        <w:t xml:space="preserve">individuals </w:t>
      </w:r>
      <w:r w:rsidR="00F2551E">
        <w:rPr>
          <w:rFonts w:ascii="Helvetica" w:hAnsi="Helvetica"/>
        </w:rPr>
        <w:t>are</w:t>
      </w:r>
      <w:r w:rsidR="00066C17">
        <w:rPr>
          <w:rFonts w:ascii="Helvetica" w:hAnsi="Helvetica"/>
        </w:rPr>
        <w:t xml:space="preserve"> mostly due to their relative positions </w:t>
      </w:r>
      <w:r w:rsidR="00EF4E9B">
        <w:rPr>
          <w:rFonts w:ascii="Helvetica" w:hAnsi="Helvetica"/>
        </w:rPr>
        <w:t>along the left-right axis</w:t>
      </w:r>
      <w:r w:rsidR="00066C17">
        <w:rPr>
          <w:rFonts w:ascii="Helvetica" w:hAnsi="Helvetica"/>
        </w:rPr>
        <w:t>,</w:t>
      </w:r>
      <w:r w:rsidR="00EF4E9B">
        <w:rPr>
          <w:rFonts w:ascii="Helvetica" w:hAnsi="Helvetica"/>
        </w:rPr>
        <w:t xml:space="preserve"> and individuals at </w:t>
      </w:r>
      <w:r w:rsidR="00F2551E">
        <w:rPr>
          <w:rFonts w:ascii="Helvetica" w:hAnsi="Helvetica"/>
        </w:rPr>
        <w:t>any point on the axis are relatively</w:t>
      </w:r>
      <w:r w:rsidR="00EF4E9B">
        <w:rPr>
          <w:rFonts w:ascii="Helvetica" w:hAnsi="Helvetica"/>
        </w:rPr>
        <w:t xml:space="preserve"> similar to one another. The lower inset diagram illustrates individuals who have </w:t>
      </w:r>
      <w:r w:rsidR="00F2551E">
        <w:rPr>
          <w:rFonts w:ascii="Helvetica" w:hAnsi="Helvetica"/>
        </w:rPr>
        <w:t>exchanged</w:t>
      </w:r>
      <w:r w:rsidR="00EF4E9B">
        <w:rPr>
          <w:rFonts w:ascii="Helvetica" w:hAnsi="Helvetica"/>
        </w:rPr>
        <w:t xml:space="preserve"> independent beliefs with one another. In this diagram</w:t>
      </w:r>
      <w:r w:rsidR="00904DD0">
        <w:rPr>
          <w:rFonts w:ascii="Helvetica" w:hAnsi="Helvetica"/>
        </w:rPr>
        <w:t>,</w:t>
      </w:r>
      <w:r w:rsidR="00EF4E9B">
        <w:rPr>
          <w:rFonts w:ascii="Helvetica" w:hAnsi="Helvetica"/>
        </w:rPr>
        <w:t xml:space="preserve"> there</w:t>
      </w:r>
      <w:r w:rsidR="00EC062D">
        <w:rPr>
          <w:rFonts w:ascii="Helvetica" w:hAnsi="Helvetica"/>
        </w:rPr>
        <w:t xml:space="preserve"> is</w:t>
      </w:r>
      <w:r w:rsidR="00EF4E9B">
        <w:rPr>
          <w:rFonts w:ascii="Helvetica" w:hAnsi="Helvetica"/>
        </w:rPr>
        <w:t xml:space="preserve"> less </w:t>
      </w:r>
      <w:r w:rsidR="00EF4E9B">
        <w:rPr>
          <w:rFonts w:ascii="Helvetica" w:hAnsi="Helvetica"/>
        </w:rPr>
        <w:lastRenderedPageBreak/>
        <w:t xml:space="preserve">alignment </w:t>
      </w:r>
      <w:r w:rsidR="00F2551E">
        <w:rPr>
          <w:rFonts w:ascii="Helvetica" w:hAnsi="Helvetica"/>
        </w:rPr>
        <w:t>along</w:t>
      </w:r>
      <w:r w:rsidR="00EF4E9B">
        <w:rPr>
          <w:rFonts w:ascii="Helvetica" w:hAnsi="Helvetica"/>
        </w:rPr>
        <w:t xml:space="preserve"> the left-right axis and more variation between individuals at </w:t>
      </w:r>
      <w:r w:rsidR="00F2551E">
        <w:rPr>
          <w:rFonts w:ascii="Helvetica" w:hAnsi="Helvetica"/>
        </w:rPr>
        <w:t>any given point</w:t>
      </w:r>
      <w:r w:rsidR="00EF4E9B">
        <w:rPr>
          <w:rFonts w:ascii="Helvetica" w:hAnsi="Helvetica"/>
        </w:rPr>
        <w:t xml:space="preserve">. </w:t>
      </w:r>
    </w:p>
    <w:p w14:paraId="745D938D" w14:textId="47F8D0B7" w:rsidR="00F44AC2" w:rsidRDefault="00EF4E9B">
      <w:pPr>
        <w:pStyle w:val="Teaser"/>
        <w:spacing w:line="480" w:lineRule="auto"/>
        <w:ind w:firstLine="720"/>
        <w:rPr>
          <w:rFonts w:ascii="Helvetica" w:hAnsi="Helvetica"/>
        </w:rPr>
      </w:pPr>
      <w:r>
        <w:rPr>
          <w:rFonts w:ascii="Helvetica" w:hAnsi="Helvetica"/>
        </w:rPr>
        <w:t xml:space="preserve">Fig. 5B </w:t>
      </w:r>
      <w:r w:rsidR="000621C3">
        <w:rPr>
          <w:rFonts w:ascii="Helvetica" w:hAnsi="Helvetica"/>
        </w:rPr>
        <w:t>measure</w:t>
      </w:r>
      <w:r>
        <w:rPr>
          <w:rFonts w:ascii="Helvetica" w:hAnsi="Helvetica"/>
        </w:rPr>
        <w:t>s</w:t>
      </w:r>
      <w:r w:rsidR="000621C3">
        <w:rPr>
          <w:rFonts w:ascii="Helvetica" w:hAnsi="Helvetica"/>
        </w:rPr>
        <w:t xml:space="preserve"> </w:t>
      </w:r>
      <w:r w:rsidR="00E04603">
        <w:rPr>
          <w:rFonts w:ascii="Helvetica" w:hAnsi="Helvetica"/>
        </w:rPr>
        <w:t>belief alignment</w:t>
      </w:r>
      <w:r w:rsidR="00633E60">
        <w:rPr>
          <w:rFonts w:ascii="Helvetica" w:hAnsi="Helvetica"/>
        </w:rPr>
        <w:t xml:space="preserve"> as the </w:t>
      </w:r>
      <w:r>
        <w:rPr>
          <w:rFonts w:ascii="Helvetica" w:hAnsi="Helvetica"/>
        </w:rPr>
        <w:t>amount</w:t>
      </w:r>
      <w:r w:rsidR="00E04603">
        <w:rPr>
          <w:rFonts w:ascii="Helvetica" w:hAnsi="Helvetica"/>
        </w:rPr>
        <w:t xml:space="preserve"> of var</w:t>
      </w:r>
      <w:r w:rsidR="00B33EEA">
        <w:rPr>
          <w:rFonts w:ascii="Helvetica" w:hAnsi="Helvetica"/>
        </w:rPr>
        <w:t>iation between individuals</w:t>
      </w:r>
      <w:r w:rsidR="00E04603">
        <w:rPr>
          <w:rFonts w:ascii="Helvetica" w:hAnsi="Helvetica"/>
        </w:rPr>
        <w:t xml:space="preserve"> that can be explained by </w:t>
      </w:r>
      <w:r>
        <w:rPr>
          <w:rFonts w:ascii="Helvetica" w:hAnsi="Helvetica"/>
        </w:rPr>
        <w:t>the best fitting axis</w:t>
      </w:r>
      <w:r w:rsidR="00E04603">
        <w:rPr>
          <w:rFonts w:ascii="Helvetica" w:hAnsi="Helvetica"/>
        </w:rPr>
        <w:t xml:space="preserve"> in </w:t>
      </w:r>
      <w:r w:rsidR="000621C3">
        <w:rPr>
          <w:rFonts w:ascii="Helvetica" w:hAnsi="Helvetica"/>
        </w:rPr>
        <w:t>the</w:t>
      </w:r>
      <w:r w:rsidR="00E04603">
        <w:rPr>
          <w:rFonts w:ascii="Helvetica" w:hAnsi="Helvetica"/>
        </w:rPr>
        <w:t xml:space="preserve"> space of possible beliefs</w:t>
      </w:r>
      <w:r w:rsidR="00B33EEA">
        <w:rPr>
          <w:rFonts w:ascii="Helvetica" w:hAnsi="Helvetica"/>
        </w:rPr>
        <w:t xml:space="preserve"> (see the </w:t>
      </w:r>
      <w:r w:rsidR="00F2551E">
        <w:rPr>
          <w:rFonts w:ascii="Helvetica" w:hAnsi="Helvetica"/>
        </w:rPr>
        <w:t>m</w:t>
      </w:r>
      <w:r w:rsidR="00B33EEA">
        <w:rPr>
          <w:rFonts w:ascii="Helvetica" w:hAnsi="Helvetica"/>
        </w:rPr>
        <w:t>ethods section for details)</w:t>
      </w:r>
      <w:r w:rsidR="00633E60">
        <w:rPr>
          <w:rFonts w:ascii="Helvetica" w:hAnsi="Helvetica"/>
        </w:rPr>
        <w:t xml:space="preserve">. While some difference from the homogeneous initial state is an inevitable result of diffusion, the effect of agreement cascades is to </w:t>
      </w:r>
      <w:r w:rsidR="00B33EEA">
        <w:rPr>
          <w:rFonts w:ascii="Helvetica" w:hAnsi="Helvetica"/>
        </w:rPr>
        <w:t xml:space="preserve">increase the ease with which individuals’ beliefs can be summarized </w:t>
      </w:r>
      <w:r w:rsidR="00EC062D">
        <w:rPr>
          <w:rFonts w:ascii="Helvetica" w:hAnsi="Helvetica"/>
        </w:rPr>
        <w:t>by their</w:t>
      </w:r>
      <w:r w:rsidR="00B33EEA">
        <w:rPr>
          <w:rFonts w:ascii="Helvetica" w:hAnsi="Helvetica"/>
        </w:rPr>
        <w:t xml:space="preserve"> position on a “political spectrum”</w:t>
      </w:r>
      <w:r w:rsidR="00633E60">
        <w:rPr>
          <w:rFonts w:ascii="Helvetica" w:hAnsi="Helvetica"/>
        </w:rPr>
        <w:t>.</w:t>
      </w:r>
      <w:r w:rsidR="00F2551E">
        <w:rPr>
          <w:rFonts w:ascii="Helvetica" w:hAnsi="Helvetica"/>
        </w:rPr>
        <w:t xml:space="preserve"> As a result, it becomes easier to predict an individual’s position on one belief from their position on other beliefs.</w:t>
      </w:r>
    </w:p>
    <w:p w14:paraId="69F7C0B0" w14:textId="650DBA2F" w:rsidR="00280566" w:rsidRDefault="00280566" w:rsidP="00280566">
      <w:pPr>
        <w:pStyle w:val="Teaser"/>
        <w:spacing w:line="480" w:lineRule="auto"/>
        <w:rPr>
          <w:rFonts w:ascii="Helvetica" w:hAnsi="Helvetica"/>
          <w:i/>
        </w:rPr>
      </w:pPr>
      <w:r w:rsidRPr="003017DC">
        <w:rPr>
          <w:rFonts w:ascii="Helvetica" w:hAnsi="Helvetica"/>
          <w:i/>
        </w:rPr>
        <w:t>A</w:t>
      </w:r>
      <w:r>
        <w:rPr>
          <w:rFonts w:ascii="Helvetica" w:hAnsi="Helvetica"/>
          <w:i/>
        </w:rPr>
        <w:t xml:space="preserve"> </w:t>
      </w:r>
      <w:r w:rsidR="0064499C">
        <w:rPr>
          <w:rFonts w:ascii="Helvetica" w:hAnsi="Helvetica"/>
          <w:i/>
        </w:rPr>
        <w:t xml:space="preserve">Laboratory </w:t>
      </w:r>
      <w:r>
        <w:rPr>
          <w:rFonts w:ascii="Helvetica" w:hAnsi="Helvetica"/>
          <w:i/>
        </w:rPr>
        <w:t>Experiment</w:t>
      </w:r>
    </w:p>
    <w:p w14:paraId="71E925F9" w14:textId="5483168F" w:rsidR="00540DC2" w:rsidRDefault="004A142F" w:rsidP="00540DC2">
      <w:pPr>
        <w:pStyle w:val="Teaser"/>
        <w:spacing w:line="480" w:lineRule="auto"/>
        <w:rPr>
          <w:rFonts w:ascii="Helvetica" w:hAnsi="Helvetica"/>
        </w:rPr>
      </w:pPr>
      <w:r>
        <w:rPr>
          <w:rFonts w:ascii="Helvetica" w:hAnsi="Helvetica"/>
          <w:i/>
        </w:rPr>
        <w:tab/>
      </w:r>
      <w:commentRangeStart w:id="42"/>
      <w:r>
        <w:rPr>
          <w:rFonts w:ascii="Helvetica" w:hAnsi="Helvetica"/>
        </w:rPr>
        <w:t>The</w:t>
      </w:r>
      <w:commentRangeEnd w:id="42"/>
      <w:r w:rsidR="003017DC">
        <w:rPr>
          <w:rStyle w:val="CommentReference"/>
        </w:rPr>
        <w:commentReference w:id="42"/>
      </w:r>
      <w:r w:rsidR="00B901A2">
        <w:rPr>
          <w:rFonts w:ascii="Helvetica" w:hAnsi="Helvetica"/>
        </w:rPr>
        <w:t xml:space="preserve"> above </w:t>
      </w:r>
      <w:r>
        <w:rPr>
          <w:rFonts w:ascii="Helvetica" w:hAnsi="Helvetica"/>
        </w:rPr>
        <w:t>simulation create</w:t>
      </w:r>
      <w:r w:rsidR="003017DC">
        <w:rPr>
          <w:rFonts w:ascii="Helvetica" w:hAnsi="Helvetica"/>
        </w:rPr>
        <w:t>s</w:t>
      </w:r>
      <w:r>
        <w:rPr>
          <w:rFonts w:ascii="Helvetica" w:hAnsi="Helvetica"/>
        </w:rPr>
        <w:t xml:space="preserve"> a strong theoretical prior with specific, testable predictions</w:t>
      </w:r>
      <w:r w:rsidR="003F4792">
        <w:rPr>
          <w:rFonts w:ascii="Helvetica" w:hAnsi="Helvetica"/>
        </w:rPr>
        <w:t xml:space="preserve"> about the effect of interdependence on diffusion.</w:t>
      </w:r>
      <w:r w:rsidR="00B901A2">
        <w:rPr>
          <w:rFonts w:ascii="Helvetica" w:hAnsi="Helvetica"/>
        </w:rPr>
        <w:t xml:space="preserve"> However, </w:t>
      </w:r>
      <w:r w:rsidR="003017DC">
        <w:rPr>
          <w:rFonts w:ascii="Helvetica" w:hAnsi="Helvetica"/>
        </w:rPr>
        <w:t xml:space="preserve">all such simulations deliberately simplify human behavior </w:t>
      </w:r>
      <w:r w:rsidR="006D6F2F">
        <w:rPr>
          <w:rFonts w:ascii="Helvetica" w:hAnsi="Helvetica"/>
        </w:rPr>
        <w:t>to</w:t>
      </w:r>
      <w:r w:rsidR="003017DC">
        <w:rPr>
          <w:rFonts w:ascii="Helvetica" w:hAnsi="Helvetica"/>
        </w:rPr>
        <w:t xml:space="preserve"> explain the sociological mechanisms in play. To have confidence in the proposed theory, we must empirically test its predictions with human actors </w:t>
      </w:r>
      <w:r w:rsidR="00540DC2">
        <w:rPr>
          <w:rFonts w:ascii="Helvetica" w:hAnsi="Helvetica"/>
        </w:rPr>
        <w:t>and</w:t>
      </w:r>
      <w:r w:rsidR="003017DC">
        <w:rPr>
          <w:rFonts w:ascii="Helvetica" w:hAnsi="Helvetica"/>
        </w:rPr>
        <w:t xml:space="preserve"> realistic beliefs.</w:t>
      </w:r>
      <w:r w:rsidR="00540DC2">
        <w:rPr>
          <w:rFonts w:ascii="Helvetica" w:hAnsi="Helvetica"/>
        </w:rPr>
        <w:t xml:space="preserve"> Unfortunately, this is difficult to do in the </w:t>
      </w:r>
      <w:r w:rsidR="0064499C">
        <w:rPr>
          <w:rFonts w:ascii="Helvetica" w:hAnsi="Helvetica"/>
        </w:rPr>
        <w:t>wild</w:t>
      </w:r>
      <w:r w:rsidR="00540DC2">
        <w:rPr>
          <w:rFonts w:ascii="Helvetica" w:hAnsi="Helvetica"/>
        </w:rPr>
        <w:t xml:space="preserve">, </w:t>
      </w:r>
      <w:r w:rsidR="00B175D1">
        <w:rPr>
          <w:rFonts w:ascii="Helvetica" w:hAnsi="Helvetica"/>
        </w:rPr>
        <w:t xml:space="preserve">where </w:t>
      </w:r>
      <w:r w:rsidR="00540DC2">
        <w:rPr>
          <w:rFonts w:ascii="Helvetica" w:hAnsi="Helvetica"/>
        </w:rPr>
        <w:t xml:space="preserve">demographics, social network </w:t>
      </w:r>
      <w:r w:rsidR="0064499C">
        <w:rPr>
          <w:rFonts w:ascii="Helvetica" w:hAnsi="Helvetica"/>
        </w:rPr>
        <w:t>dynamics</w:t>
      </w:r>
      <w:r w:rsidR="00540DC2">
        <w:rPr>
          <w:rFonts w:ascii="Helvetica" w:hAnsi="Helvetica"/>
        </w:rPr>
        <w:t>, and existing belief systems</w:t>
      </w:r>
      <w:r w:rsidR="0064499C">
        <w:rPr>
          <w:rFonts w:ascii="Helvetica" w:hAnsi="Helvetica"/>
        </w:rPr>
        <w:t xml:space="preserve"> also</w:t>
      </w:r>
      <w:r w:rsidR="00B175D1">
        <w:rPr>
          <w:rFonts w:ascii="Helvetica" w:hAnsi="Helvetica"/>
        </w:rPr>
        <w:t xml:space="preserve"> influence the outcome</w:t>
      </w:r>
      <w:r w:rsidR="00EC062D">
        <w:rPr>
          <w:rFonts w:ascii="Helvetica" w:hAnsi="Helvetica"/>
        </w:rPr>
        <w:t>,</w:t>
      </w:r>
      <w:r w:rsidR="00EC062D">
        <w:rPr>
          <w:rFonts w:ascii="Helvetica" w:hAnsi="Helvetica"/>
        </w:rPr>
        <w:t xml:space="preserve"> </w:t>
      </w:r>
      <w:r w:rsidR="00B175D1">
        <w:rPr>
          <w:rFonts w:ascii="Helvetica" w:hAnsi="Helvetica"/>
        </w:rPr>
        <w:t>and where independence between treatment groups is difficult to establish</w:t>
      </w:r>
      <w:r w:rsidR="00540DC2">
        <w:rPr>
          <w:rFonts w:ascii="Helvetica" w:hAnsi="Helvetica"/>
        </w:rPr>
        <w:t xml:space="preserve">. </w:t>
      </w:r>
    </w:p>
    <w:p w14:paraId="1130CB2C" w14:textId="310D2AA0" w:rsidR="00540DC2" w:rsidRDefault="00540DC2" w:rsidP="00540DC2">
      <w:pPr>
        <w:pStyle w:val="Teaser"/>
        <w:spacing w:line="480" w:lineRule="auto"/>
        <w:ind w:firstLine="720"/>
        <w:rPr>
          <w:rFonts w:ascii="Helvetica" w:hAnsi="Helvetica"/>
        </w:rPr>
      </w:pPr>
      <w:commentRangeStart w:id="43"/>
      <w:r>
        <w:rPr>
          <w:rFonts w:ascii="Helvetica" w:hAnsi="Helvetica"/>
        </w:rPr>
        <w:t xml:space="preserve">To overcome </w:t>
      </w:r>
      <w:commentRangeEnd w:id="43"/>
      <w:r w:rsidR="00E37EFC">
        <w:rPr>
          <w:rStyle w:val="CommentReference"/>
        </w:rPr>
        <w:commentReference w:id="43"/>
      </w:r>
      <w:r>
        <w:rPr>
          <w:rFonts w:ascii="Helvetica" w:hAnsi="Helvetica"/>
        </w:rPr>
        <w:t xml:space="preserve">these challenges, I </w:t>
      </w:r>
      <w:r w:rsidR="00B175D1">
        <w:rPr>
          <w:rFonts w:ascii="Helvetica" w:hAnsi="Helvetica"/>
        </w:rPr>
        <w:t>designed</w:t>
      </w:r>
      <w:r w:rsidR="00B175D1">
        <w:rPr>
          <w:rFonts w:ascii="Helvetica" w:hAnsi="Helvetica"/>
        </w:rPr>
        <w:t xml:space="preserve"> </w:t>
      </w:r>
      <w:r>
        <w:rPr>
          <w:rFonts w:ascii="Helvetica" w:hAnsi="Helvetica"/>
        </w:rPr>
        <w:t xml:space="preserve">an online laboratory experiment in which individuals were randomized to positions in an artificial social network, blinded as to one another’s identities, and given a constructed set of beliefs to exchange. A total of </w:t>
      </w:r>
      <w:r w:rsidRPr="003017DC">
        <w:rPr>
          <w:rFonts w:ascii="Helvetica" w:hAnsi="Helvetica"/>
        </w:rPr>
        <w:t>2</w:t>
      </w:r>
      <w:r>
        <w:rPr>
          <w:rFonts w:ascii="Helvetica" w:hAnsi="Helvetica"/>
        </w:rPr>
        <w:t>,</w:t>
      </w:r>
      <w:r w:rsidRPr="003017DC">
        <w:rPr>
          <w:rFonts w:ascii="Helvetica" w:hAnsi="Helvetica"/>
        </w:rPr>
        <w:t xml:space="preserve">768 </w:t>
      </w:r>
      <w:r>
        <w:rPr>
          <w:rFonts w:ascii="Helvetica" w:hAnsi="Helvetica"/>
        </w:rPr>
        <w:t xml:space="preserve">U.S. and Canadian </w:t>
      </w:r>
      <w:r w:rsidRPr="003017DC">
        <w:rPr>
          <w:rFonts w:ascii="Helvetica" w:hAnsi="Helvetica"/>
        </w:rPr>
        <w:t xml:space="preserve">workers were recruited from Amazon </w:t>
      </w:r>
      <w:r>
        <w:rPr>
          <w:rFonts w:ascii="Helvetica" w:hAnsi="Helvetica"/>
        </w:rPr>
        <w:t>M</w:t>
      </w:r>
      <w:r w:rsidRPr="003017DC">
        <w:rPr>
          <w:rFonts w:ascii="Helvetica" w:hAnsi="Helvetica"/>
        </w:rPr>
        <w:t xml:space="preserve">echanical </w:t>
      </w:r>
      <w:r>
        <w:rPr>
          <w:rFonts w:ascii="Helvetica" w:hAnsi="Helvetica"/>
        </w:rPr>
        <w:t>T</w:t>
      </w:r>
      <w:r w:rsidRPr="003017DC">
        <w:rPr>
          <w:rFonts w:ascii="Helvetica" w:hAnsi="Helvetica"/>
        </w:rPr>
        <w:t>urk</w:t>
      </w:r>
      <w:r w:rsidRPr="003017DC">
        <w:rPr>
          <w:rFonts w:ascii="Helvetica" w:hAnsi="Helvetica"/>
        </w:rPr>
        <w:t xml:space="preserve">, of </w:t>
      </w:r>
      <w:r w:rsidRPr="003017DC">
        <w:rPr>
          <w:rFonts w:ascii="Helvetica" w:hAnsi="Helvetica"/>
        </w:rPr>
        <w:lastRenderedPageBreak/>
        <w:t>which 2</w:t>
      </w:r>
      <w:r>
        <w:rPr>
          <w:rFonts w:ascii="Helvetica" w:hAnsi="Helvetica"/>
        </w:rPr>
        <w:t>,</w:t>
      </w:r>
      <w:r w:rsidRPr="003017DC">
        <w:rPr>
          <w:rFonts w:ascii="Helvetica" w:hAnsi="Helvetica"/>
        </w:rPr>
        <w:t xml:space="preserve">400 </w:t>
      </w:r>
      <w:r w:rsidRPr="003017DC">
        <w:rPr>
          <w:rFonts w:ascii="Helvetica" w:hAnsi="Helvetica"/>
        </w:rPr>
        <w:t>p</w:t>
      </w:r>
      <w:r>
        <w:rPr>
          <w:rFonts w:ascii="Helvetica" w:hAnsi="Helvetica"/>
        </w:rPr>
        <w:t>articipants</w:t>
      </w:r>
      <w:r w:rsidRPr="003017DC">
        <w:rPr>
          <w:rFonts w:ascii="Helvetica" w:hAnsi="Helvetica"/>
        </w:rPr>
        <w:t xml:space="preserve"> </w:t>
      </w:r>
      <w:r w:rsidRPr="003017DC">
        <w:rPr>
          <w:rFonts w:ascii="Helvetica" w:hAnsi="Helvetica"/>
        </w:rPr>
        <w:t>completed training</w:t>
      </w:r>
      <w:r w:rsidR="00B175D1">
        <w:rPr>
          <w:rFonts w:ascii="Helvetica" w:hAnsi="Helvetica"/>
        </w:rPr>
        <w:t xml:space="preserve"> and were randomized into 120 separate 20-person social networks</w:t>
      </w:r>
      <w:r w:rsidR="00B175D1">
        <w:rPr>
          <w:rStyle w:val="FootnoteReference"/>
          <w:rFonts w:ascii="Helvetica" w:hAnsi="Helvetica"/>
        </w:rPr>
        <w:footnoteReference w:id="7"/>
      </w:r>
      <w:r w:rsidR="00B175D1">
        <w:rPr>
          <w:rFonts w:ascii="Helvetica" w:hAnsi="Helvetica"/>
        </w:rPr>
        <w:t>. Each network was assigned one of four experimental conditions, and m</w:t>
      </w:r>
      <w:r w:rsidR="00DC7E00">
        <w:rPr>
          <w:rFonts w:ascii="Helvetica" w:hAnsi="Helvetica"/>
        </w:rPr>
        <w:t>atched comparisons were made with n=30 samples in each condition</w:t>
      </w:r>
      <w:r w:rsidR="00B175D1">
        <w:rPr>
          <w:rFonts w:ascii="Helvetica" w:hAnsi="Helvetica"/>
        </w:rPr>
        <w:t xml:space="preserve">. </w:t>
      </w:r>
      <w:r w:rsidR="0064499C">
        <w:rPr>
          <w:rFonts w:ascii="Helvetica" w:hAnsi="Helvetica"/>
        </w:rPr>
        <w:t xml:space="preserve">The participant population was </w:t>
      </w:r>
      <w:r w:rsidRPr="00DC7E00">
        <w:rPr>
          <w:rFonts w:ascii="Helvetica" w:hAnsi="Helvetica"/>
        </w:rPr>
        <w:t>45% female; mean 37.1 years old; 27% high-school, 49% bachelors, 16% masters+</w:t>
      </w:r>
      <w:r w:rsidR="00DC7E00">
        <w:rPr>
          <w:rFonts w:ascii="Helvetica" w:hAnsi="Helvetica"/>
        </w:rPr>
        <w:t xml:space="preserve"> graduates</w:t>
      </w:r>
      <w:r w:rsidRPr="003017DC">
        <w:rPr>
          <w:rFonts w:ascii="Helvetica" w:hAnsi="Helvetica"/>
        </w:rPr>
        <w:t>. 96.8% of players who</w:t>
      </w:r>
      <w:r>
        <w:rPr>
          <w:rFonts w:ascii="Helvetica" w:hAnsi="Helvetica"/>
        </w:rPr>
        <w:t xml:space="preserve"> completed training went on to</w:t>
      </w:r>
      <w:r w:rsidRPr="003017DC">
        <w:rPr>
          <w:rFonts w:ascii="Helvetica" w:hAnsi="Helvetica"/>
        </w:rPr>
        <w:t xml:space="preserve"> complet</w:t>
      </w:r>
      <w:r>
        <w:rPr>
          <w:rFonts w:ascii="Helvetica" w:hAnsi="Helvetica"/>
        </w:rPr>
        <w:t>e</w:t>
      </w:r>
      <w:r w:rsidRPr="003017DC">
        <w:rPr>
          <w:rFonts w:ascii="Helvetica" w:hAnsi="Helvetica"/>
        </w:rPr>
        <w:t xml:space="preserve"> all steps of the experiment</w:t>
      </w:r>
      <w:r w:rsidR="00DC7E00">
        <w:rPr>
          <w:rFonts w:ascii="Helvetica" w:hAnsi="Helvetica"/>
        </w:rPr>
        <w:t xml:space="preserve">, with less than </w:t>
      </w:r>
      <w:r w:rsidRPr="003017DC">
        <w:rPr>
          <w:rFonts w:ascii="Helvetica" w:hAnsi="Helvetica"/>
        </w:rPr>
        <w:t xml:space="preserve">0.4% difference in dropout between conditions. </w:t>
      </w:r>
      <w:r w:rsidR="00614091">
        <w:rPr>
          <w:rFonts w:ascii="Helvetica" w:hAnsi="Helvetica"/>
        </w:rPr>
        <w:t>The preregistration for this experiment</w:t>
      </w:r>
      <w:r w:rsidR="00614091">
        <w:rPr>
          <w:rStyle w:val="FootnoteReference"/>
          <w:rFonts w:ascii="Helvetica" w:hAnsi="Helvetica"/>
        </w:rPr>
        <w:footnoteReference w:id="8"/>
      </w:r>
      <w:r w:rsidR="00614091">
        <w:rPr>
          <w:rFonts w:ascii="Helvetica" w:hAnsi="Helvetica"/>
        </w:rPr>
        <w:t xml:space="preserve"> included </w:t>
      </w:r>
      <w:r>
        <w:rPr>
          <w:rFonts w:ascii="Helvetica" w:hAnsi="Helvetica"/>
        </w:rPr>
        <w:t xml:space="preserve">all code necessary to generate </w:t>
      </w:r>
      <w:r>
        <w:rPr>
          <w:rFonts w:ascii="Helvetica" w:hAnsi="Helvetica"/>
        </w:rPr>
        <w:t>test conditions</w:t>
      </w:r>
      <w:r>
        <w:rPr>
          <w:rFonts w:ascii="Helvetica" w:hAnsi="Helvetica"/>
        </w:rPr>
        <w:t xml:space="preserve">, </w:t>
      </w:r>
      <w:r w:rsidR="0064499C">
        <w:rPr>
          <w:rFonts w:ascii="Helvetica" w:hAnsi="Helvetica"/>
        </w:rPr>
        <w:t xml:space="preserve">implement the game using </w:t>
      </w:r>
      <w:proofErr w:type="spellStart"/>
      <w:r w:rsidR="0064499C">
        <w:rPr>
          <w:rFonts w:ascii="Helvetica" w:hAnsi="Helvetica"/>
        </w:rPr>
        <w:t>Empirica</w:t>
      </w:r>
      <w:proofErr w:type="spellEnd"/>
      <w:r w:rsidR="0064499C">
        <w:rPr>
          <w:rFonts w:ascii="Helvetica" w:hAnsi="Helvetica"/>
        </w:rPr>
        <w:t xml:space="preserve"> </w:t>
      </w:r>
      <w:r w:rsidR="0064499C" w:rsidRPr="00E5728B">
        <w:rPr>
          <w:rFonts w:ascii="Helvetica" w:hAnsi="Helvetica"/>
          <w:i/>
        </w:rPr>
        <w:t>(</w:t>
      </w:r>
      <w:r w:rsidR="00E5728B" w:rsidRPr="00E5728B">
        <w:rPr>
          <w:rFonts w:ascii="Helvetica" w:hAnsi="Helvetica"/>
          <w:i/>
        </w:rPr>
        <w:t>33</w:t>
      </w:r>
      <w:r w:rsidR="0064499C" w:rsidRPr="0064499C">
        <w:rPr>
          <w:rFonts w:ascii="Helvetica" w:hAnsi="Helvetica"/>
          <w:i/>
        </w:rPr>
        <w:t>)</w:t>
      </w:r>
      <w:r>
        <w:rPr>
          <w:rFonts w:ascii="Helvetica" w:hAnsi="Helvetica"/>
        </w:rPr>
        <w:t xml:space="preserve">, </w:t>
      </w:r>
      <w:r w:rsidR="0064499C">
        <w:rPr>
          <w:rFonts w:ascii="Helvetica" w:hAnsi="Helvetica"/>
        </w:rPr>
        <w:t xml:space="preserve">conduct the experiment, </w:t>
      </w:r>
      <w:r>
        <w:rPr>
          <w:rFonts w:ascii="Helvetica" w:hAnsi="Helvetica"/>
        </w:rPr>
        <w:t>and process</w:t>
      </w:r>
      <w:r w:rsidR="0064499C">
        <w:rPr>
          <w:rFonts w:ascii="Helvetica" w:hAnsi="Helvetica"/>
        </w:rPr>
        <w:t xml:space="preserve"> the</w:t>
      </w:r>
      <w:r>
        <w:rPr>
          <w:rFonts w:ascii="Helvetica" w:hAnsi="Helvetica"/>
        </w:rPr>
        <w:t xml:space="preserve"> resulting data</w:t>
      </w:r>
      <w:r w:rsidR="00614091">
        <w:rPr>
          <w:rFonts w:ascii="Helvetica" w:hAnsi="Helvetica"/>
        </w:rPr>
        <w:t>.</w:t>
      </w:r>
    </w:p>
    <w:p w14:paraId="4578B21D" w14:textId="5F6BB707" w:rsidR="0064499C" w:rsidRDefault="003017DC" w:rsidP="00540DC2">
      <w:pPr>
        <w:pStyle w:val="Teaser"/>
        <w:spacing w:line="480" w:lineRule="auto"/>
        <w:ind w:firstLine="720"/>
        <w:rPr>
          <w:rFonts w:ascii="Helvetica" w:hAnsi="Helvetica"/>
        </w:rPr>
      </w:pPr>
      <w:commentRangeStart w:id="44"/>
      <w:r w:rsidRPr="003017DC">
        <w:rPr>
          <w:rFonts w:ascii="Helvetica" w:hAnsi="Helvetica"/>
        </w:rPr>
        <w:t xml:space="preserve">In this </w:t>
      </w:r>
      <w:commentRangeEnd w:id="44"/>
      <w:r w:rsidR="00B7782B">
        <w:rPr>
          <w:rStyle w:val="CommentReference"/>
        </w:rPr>
        <w:commentReference w:id="44"/>
      </w:r>
      <w:r w:rsidRPr="003017DC">
        <w:rPr>
          <w:rFonts w:ascii="Helvetica" w:hAnsi="Helvetica"/>
        </w:rPr>
        <w:t xml:space="preserve">experiment, participants </w:t>
      </w:r>
      <w:r w:rsidR="001C1540">
        <w:rPr>
          <w:rFonts w:ascii="Helvetica" w:hAnsi="Helvetica"/>
        </w:rPr>
        <w:t>were</w:t>
      </w:r>
      <w:r w:rsidR="001C1540" w:rsidRPr="003017DC">
        <w:rPr>
          <w:rFonts w:ascii="Helvetica" w:hAnsi="Helvetica"/>
        </w:rPr>
        <w:t xml:space="preserve"> </w:t>
      </w:r>
      <w:r w:rsidR="00983FE0">
        <w:rPr>
          <w:rFonts w:ascii="Helvetica" w:hAnsi="Helvetica"/>
        </w:rPr>
        <w:t>asked to find</w:t>
      </w:r>
      <w:r w:rsidRPr="003017DC">
        <w:rPr>
          <w:rFonts w:ascii="Helvetica" w:hAnsi="Helvetica"/>
        </w:rPr>
        <w:t xml:space="preserve"> a solution to a mystery</w:t>
      </w:r>
      <w:r w:rsidR="00B7782B">
        <w:rPr>
          <w:rFonts w:ascii="Helvetica" w:hAnsi="Helvetica"/>
        </w:rPr>
        <w:t xml:space="preserve"> </w:t>
      </w:r>
      <w:r w:rsidRPr="003017DC">
        <w:rPr>
          <w:rFonts w:ascii="Helvetica" w:hAnsi="Helvetica"/>
        </w:rPr>
        <w:t xml:space="preserve">by identifying a burglar's name, description, clothing, burglary tool, and getaway vehicle. Participants </w:t>
      </w:r>
      <w:r w:rsidR="001C1540">
        <w:rPr>
          <w:rFonts w:ascii="Helvetica" w:hAnsi="Helvetica"/>
        </w:rPr>
        <w:t>were</w:t>
      </w:r>
      <w:r w:rsidR="001C1540" w:rsidRPr="003017DC">
        <w:rPr>
          <w:rFonts w:ascii="Helvetica" w:hAnsi="Helvetica"/>
        </w:rPr>
        <w:t xml:space="preserve"> </w:t>
      </w:r>
      <w:r>
        <w:rPr>
          <w:rFonts w:ascii="Helvetica" w:hAnsi="Helvetica"/>
        </w:rPr>
        <w:t xml:space="preserve">seeded with </w:t>
      </w:r>
      <w:r w:rsidR="001C1540">
        <w:rPr>
          <w:rFonts w:ascii="Helvetica" w:hAnsi="Helvetica"/>
        </w:rPr>
        <w:t>four</w:t>
      </w:r>
      <w:r w:rsidRPr="003017DC">
        <w:rPr>
          <w:rFonts w:ascii="Helvetica" w:hAnsi="Helvetica"/>
        </w:rPr>
        <w:t xml:space="preserve"> </w:t>
      </w:r>
      <w:r w:rsidRPr="003017DC">
        <w:rPr>
          <w:rFonts w:ascii="Helvetica" w:hAnsi="Helvetica"/>
        </w:rPr>
        <w:t xml:space="preserve">clues to the mystery, and </w:t>
      </w:r>
      <w:r w:rsidR="00B7782B">
        <w:rPr>
          <w:rFonts w:ascii="Helvetica" w:hAnsi="Helvetica"/>
        </w:rPr>
        <w:t>incentivized</w:t>
      </w:r>
      <w:r w:rsidRPr="003017DC">
        <w:rPr>
          <w:rFonts w:ascii="Helvetica" w:hAnsi="Helvetica"/>
        </w:rPr>
        <w:t xml:space="preserve"> to sort those clues into "Promising Leads" and "Dead Ends"</w:t>
      </w:r>
      <w:r>
        <w:rPr>
          <w:rFonts w:ascii="Helvetica" w:hAnsi="Helvetica"/>
        </w:rPr>
        <w:t>, as</w:t>
      </w:r>
      <w:r w:rsidRPr="003017DC">
        <w:rPr>
          <w:rFonts w:ascii="Helvetica" w:hAnsi="Helvetica"/>
        </w:rPr>
        <w:t xml:space="preserve"> </w:t>
      </w:r>
      <w:r w:rsidRPr="003017DC">
        <w:rPr>
          <w:rFonts w:ascii="Helvetica" w:hAnsi="Helvetica"/>
        </w:rPr>
        <w:t xml:space="preserve">shown in Fig. </w:t>
      </w:r>
      <w:r w:rsidR="00B7782B">
        <w:rPr>
          <w:rFonts w:ascii="Helvetica" w:hAnsi="Helvetica"/>
        </w:rPr>
        <w:t>6</w:t>
      </w:r>
      <w:r w:rsidRPr="003017DC">
        <w:rPr>
          <w:rFonts w:ascii="Helvetica" w:hAnsi="Helvetica"/>
        </w:rPr>
        <w:t xml:space="preserve">. </w:t>
      </w:r>
      <w:r w:rsidRPr="003017DC">
        <w:rPr>
          <w:rFonts w:ascii="Helvetica" w:hAnsi="Helvetica"/>
        </w:rPr>
        <w:t xml:space="preserve"> When </w:t>
      </w:r>
      <w:r w:rsidR="006D6F2F">
        <w:rPr>
          <w:rFonts w:ascii="Helvetica" w:hAnsi="Helvetica"/>
        </w:rPr>
        <w:t xml:space="preserve">a </w:t>
      </w:r>
      <w:r w:rsidRPr="003017DC">
        <w:rPr>
          <w:rFonts w:ascii="Helvetica" w:hAnsi="Helvetica"/>
        </w:rPr>
        <w:t xml:space="preserve">participant </w:t>
      </w:r>
      <w:r>
        <w:rPr>
          <w:rFonts w:ascii="Helvetica" w:hAnsi="Helvetica"/>
        </w:rPr>
        <w:t>categorize</w:t>
      </w:r>
      <w:r w:rsidR="001C1540">
        <w:rPr>
          <w:rFonts w:ascii="Helvetica" w:hAnsi="Helvetica"/>
        </w:rPr>
        <w:t>d</w:t>
      </w:r>
      <w:r>
        <w:rPr>
          <w:rFonts w:ascii="Helvetica" w:hAnsi="Helvetica"/>
        </w:rPr>
        <w:t xml:space="preserve"> a clue as a Promising Lead</w:t>
      </w:r>
      <w:r w:rsidR="00F95568">
        <w:rPr>
          <w:rFonts w:ascii="Helvetica" w:hAnsi="Helvetica"/>
        </w:rPr>
        <w:t>,</w:t>
      </w:r>
      <w:r>
        <w:rPr>
          <w:rFonts w:ascii="Helvetica" w:hAnsi="Helvetica"/>
        </w:rPr>
        <w:t xml:space="preserve"> it</w:t>
      </w:r>
      <w:r w:rsidRPr="003017DC">
        <w:rPr>
          <w:rFonts w:ascii="Helvetica" w:hAnsi="Helvetica"/>
        </w:rPr>
        <w:t xml:space="preserve"> </w:t>
      </w:r>
      <w:r w:rsidR="001C1540">
        <w:rPr>
          <w:rFonts w:ascii="Helvetica" w:hAnsi="Helvetica"/>
        </w:rPr>
        <w:t>was</w:t>
      </w:r>
      <w:r w:rsidRPr="003017DC">
        <w:rPr>
          <w:rFonts w:ascii="Helvetica" w:hAnsi="Helvetica"/>
        </w:rPr>
        <w:t xml:space="preserve"> immediately shared with </w:t>
      </w:r>
      <w:r>
        <w:rPr>
          <w:rFonts w:ascii="Helvetica" w:hAnsi="Helvetica"/>
        </w:rPr>
        <w:t xml:space="preserve">their </w:t>
      </w:r>
      <w:r w:rsidRPr="003017DC">
        <w:rPr>
          <w:rFonts w:ascii="Helvetica" w:hAnsi="Helvetica"/>
        </w:rPr>
        <w:t xml:space="preserve">three neighbors in the </w:t>
      </w:r>
      <w:r w:rsidRPr="003017DC">
        <w:rPr>
          <w:rFonts w:ascii="Helvetica" w:hAnsi="Helvetica"/>
        </w:rPr>
        <w:t>20</w:t>
      </w:r>
      <w:r>
        <w:rPr>
          <w:rFonts w:ascii="Helvetica" w:hAnsi="Helvetica"/>
        </w:rPr>
        <w:t>-</w:t>
      </w:r>
      <w:r w:rsidRPr="003017DC">
        <w:rPr>
          <w:rFonts w:ascii="Helvetica" w:hAnsi="Helvetica"/>
        </w:rPr>
        <w:t>person social network.</w:t>
      </w:r>
      <w:r w:rsidR="0064499C">
        <w:rPr>
          <w:rFonts w:ascii="Helvetica" w:hAnsi="Helvetica"/>
        </w:rPr>
        <w:t xml:space="preserve"> </w:t>
      </w:r>
    </w:p>
    <w:p w14:paraId="7211EFA2" w14:textId="63B223E4" w:rsidR="003017DC" w:rsidRDefault="0064499C" w:rsidP="00540DC2">
      <w:pPr>
        <w:pStyle w:val="Teaser"/>
        <w:spacing w:line="480" w:lineRule="auto"/>
        <w:ind w:firstLine="720"/>
        <w:rPr>
          <w:rFonts w:ascii="Helvetica" w:hAnsi="Helvetica"/>
        </w:rPr>
      </w:pPr>
      <w:r>
        <w:rPr>
          <w:rFonts w:ascii="Helvetica" w:hAnsi="Helvetica"/>
        </w:rPr>
        <w:t xml:space="preserve">The measures of polarization described in the above simulation were operationalized to </w:t>
      </w:r>
      <w:r w:rsidR="006A6D51">
        <w:rPr>
          <w:rFonts w:ascii="Helvetica" w:hAnsi="Helvetica"/>
        </w:rPr>
        <w:t>reflect</w:t>
      </w:r>
      <w:r>
        <w:rPr>
          <w:rFonts w:ascii="Helvetica" w:hAnsi="Helvetica"/>
        </w:rPr>
        <w:t xml:space="preserve"> participants</w:t>
      </w:r>
      <w:r w:rsidR="006D6F2F">
        <w:rPr>
          <w:rFonts w:ascii="Helvetica" w:hAnsi="Helvetica"/>
        </w:rPr>
        <w:t>’</w:t>
      </w:r>
      <w:r>
        <w:rPr>
          <w:rFonts w:ascii="Helvetica" w:hAnsi="Helvetica"/>
        </w:rPr>
        <w:t xml:space="preserve"> behavior, and also their self-reported opinions. </w:t>
      </w:r>
      <w:r w:rsidR="003017DC" w:rsidRPr="003017DC">
        <w:rPr>
          <w:rFonts w:ascii="Helvetica" w:hAnsi="Helvetica"/>
        </w:rPr>
        <w:t xml:space="preserve"> </w:t>
      </w:r>
      <w:r w:rsidR="003017DC" w:rsidRPr="003017DC">
        <w:rPr>
          <w:rFonts w:ascii="Helvetica" w:hAnsi="Helvetica"/>
        </w:rPr>
        <w:t>“</w:t>
      </w:r>
      <w:r w:rsidR="003017DC">
        <w:rPr>
          <w:rFonts w:ascii="Helvetica" w:hAnsi="Helvetica"/>
        </w:rPr>
        <w:t>B</w:t>
      </w:r>
      <w:r w:rsidR="003017DC" w:rsidRPr="003017DC">
        <w:rPr>
          <w:rFonts w:ascii="Helvetica" w:hAnsi="Helvetica"/>
        </w:rPr>
        <w:t xml:space="preserve">ehavioral” </w:t>
      </w:r>
      <w:r w:rsidR="003017DC">
        <w:rPr>
          <w:rFonts w:ascii="Helvetica" w:hAnsi="Helvetica"/>
        </w:rPr>
        <w:t>measures</w:t>
      </w:r>
      <w:r w:rsidR="003017DC" w:rsidRPr="003017DC">
        <w:rPr>
          <w:rFonts w:ascii="Helvetica" w:hAnsi="Helvetica"/>
        </w:rPr>
        <w:t xml:space="preserve"> </w:t>
      </w:r>
      <w:r w:rsidR="001C1540">
        <w:rPr>
          <w:rFonts w:ascii="Helvetica" w:hAnsi="Helvetica"/>
        </w:rPr>
        <w:t>were</w:t>
      </w:r>
      <w:r w:rsidR="003017DC" w:rsidRPr="003017DC">
        <w:rPr>
          <w:rFonts w:ascii="Helvetica" w:hAnsi="Helvetica"/>
        </w:rPr>
        <w:t xml:space="preserve"> constructed </w:t>
      </w:r>
      <w:r w:rsidR="003017DC">
        <w:rPr>
          <w:rFonts w:ascii="Helvetica" w:hAnsi="Helvetica"/>
        </w:rPr>
        <w:t xml:space="preserve">from </w:t>
      </w:r>
      <w:r w:rsidR="00F95568">
        <w:rPr>
          <w:rFonts w:ascii="Helvetica" w:hAnsi="Helvetica"/>
        </w:rPr>
        <w:t xml:space="preserve">each player’s final categorization of </w:t>
      </w:r>
      <w:r w:rsidR="001C1540">
        <w:rPr>
          <w:rFonts w:ascii="Helvetica" w:hAnsi="Helvetica"/>
        </w:rPr>
        <w:t>22</w:t>
      </w:r>
      <w:r w:rsidR="003017DC">
        <w:rPr>
          <w:rFonts w:ascii="Helvetica" w:hAnsi="Helvetica"/>
        </w:rPr>
        <w:t xml:space="preserve"> </w:t>
      </w:r>
      <w:r w:rsidR="00F95568">
        <w:rPr>
          <w:rFonts w:ascii="Helvetica" w:hAnsi="Helvetica"/>
        </w:rPr>
        <w:t>clues</w:t>
      </w:r>
      <w:r w:rsidR="003017DC" w:rsidRPr="003017DC">
        <w:rPr>
          <w:rFonts w:ascii="Helvetica" w:hAnsi="Helvetica"/>
        </w:rPr>
        <w:t>, reflecting the cumulative choices that individual</w:t>
      </w:r>
      <w:r w:rsidR="003017DC">
        <w:rPr>
          <w:rFonts w:ascii="Helvetica" w:hAnsi="Helvetica"/>
        </w:rPr>
        <w:t>s</w:t>
      </w:r>
      <w:r w:rsidR="003017DC" w:rsidRPr="003017DC">
        <w:rPr>
          <w:rFonts w:ascii="Helvetica" w:hAnsi="Helvetica"/>
        </w:rPr>
        <w:t xml:space="preserve"> ha</w:t>
      </w:r>
      <w:r w:rsidR="001C1540">
        <w:rPr>
          <w:rFonts w:ascii="Helvetica" w:hAnsi="Helvetica"/>
        </w:rPr>
        <w:t>d</w:t>
      </w:r>
      <w:r w:rsidR="003017DC" w:rsidRPr="003017DC">
        <w:rPr>
          <w:rFonts w:ascii="Helvetica" w:hAnsi="Helvetica"/>
        </w:rPr>
        <w:t xml:space="preserve"> made</w:t>
      </w:r>
      <w:r w:rsidR="003017DC">
        <w:rPr>
          <w:rFonts w:ascii="Helvetica" w:hAnsi="Helvetica"/>
        </w:rPr>
        <w:t xml:space="preserve"> throughout the game</w:t>
      </w:r>
      <w:r w:rsidR="003017DC" w:rsidRPr="003017DC">
        <w:rPr>
          <w:rFonts w:ascii="Helvetica" w:hAnsi="Helvetica"/>
        </w:rPr>
        <w:t>.</w:t>
      </w:r>
      <w:r w:rsidR="003017DC">
        <w:rPr>
          <w:rFonts w:ascii="Helvetica" w:hAnsi="Helvetica"/>
        </w:rPr>
        <w:t xml:space="preserve"> </w:t>
      </w:r>
      <w:r w:rsidR="003017DC" w:rsidRPr="003017DC">
        <w:rPr>
          <w:rFonts w:ascii="Helvetica" w:hAnsi="Helvetica"/>
        </w:rPr>
        <w:t xml:space="preserve">Following the game, participants </w:t>
      </w:r>
      <w:r w:rsidR="00983FE0">
        <w:rPr>
          <w:rFonts w:ascii="Helvetica" w:hAnsi="Helvetica"/>
        </w:rPr>
        <w:t>estimated</w:t>
      </w:r>
      <w:r w:rsidR="003017DC" w:rsidRPr="003017DC">
        <w:rPr>
          <w:rFonts w:ascii="Helvetica" w:hAnsi="Helvetica"/>
        </w:rPr>
        <w:t xml:space="preserve"> the likelihood </w:t>
      </w:r>
      <w:del w:id="45" w:author="James" w:date="2020-09-17T09:11:00Z">
        <w:r w:rsidR="003017DC" w:rsidRPr="003017DC" w:rsidDel="00FD4D31">
          <w:rPr>
            <w:rFonts w:ascii="Helvetica" w:hAnsi="Helvetica"/>
          </w:rPr>
          <w:delText xml:space="preserve">of </w:delText>
        </w:r>
      </w:del>
      <w:ins w:id="46" w:author="James" w:date="2020-09-17T09:11:00Z">
        <w:r w:rsidR="00FD4D31">
          <w:rPr>
            <w:rFonts w:ascii="Helvetica" w:hAnsi="Helvetica"/>
          </w:rPr>
          <w:t>that</w:t>
        </w:r>
        <w:r w:rsidR="00FD4D31" w:rsidRPr="003017DC">
          <w:rPr>
            <w:rFonts w:ascii="Helvetica" w:hAnsi="Helvetica"/>
          </w:rPr>
          <w:t xml:space="preserve"> </w:t>
        </w:r>
      </w:ins>
      <w:r w:rsidR="003017DC" w:rsidRPr="003017DC">
        <w:rPr>
          <w:rFonts w:ascii="Helvetica" w:hAnsi="Helvetica"/>
        </w:rPr>
        <w:t xml:space="preserve">each suspect, vehicle, </w:t>
      </w:r>
      <w:r w:rsidR="003017DC" w:rsidRPr="003017DC">
        <w:rPr>
          <w:rFonts w:ascii="Helvetica" w:hAnsi="Helvetica"/>
        </w:rPr>
        <w:lastRenderedPageBreak/>
        <w:t xml:space="preserve">etc. </w:t>
      </w:r>
      <w:del w:id="47" w:author="James" w:date="2020-09-17T09:11:00Z">
        <w:r w:rsidR="003017DC" w:rsidRPr="003017DC" w:rsidDel="00FD4D31">
          <w:rPr>
            <w:rFonts w:ascii="Helvetica" w:hAnsi="Helvetica"/>
          </w:rPr>
          <w:delText xml:space="preserve">being </w:delText>
        </w:r>
      </w:del>
      <w:ins w:id="48" w:author="James" w:date="2020-09-17T09:11:00Z">
        <w:r w:rsidR="00FD4D31">
          <w:rPr>
            <w:rFonts w:ascii="Helvetica" w:hAnsi="Helvetica"/>
          </w:rPr>
          <w:t>was</w:t>
        </w:r>
        <w:r w:rsidR="00FD4D31" w:rsidRPr="003017DC">
          <w:rPr>
            <w:rFonts w:ascii="Helvetica" w:hAnsi="Helvetica"/>
          </w:rPr>
          <w:t xml:space="preserve"> </w:t>
        </w:r>
      </w:ins>
      <w:r w:rsidR="003017DC" w:rsidRPr="003017DC">
        <w:rPr>
          <w:rFonts w:ascii="Helvetica" w:hAnsi="Helvetica"/>
        </w:rPr>
        <w:t xml:space="preserve">involved in the crime. </w:t>
      </w:r>
      <w:r w:rsidR="003017DC" w:rsidRPr="003017DC">
        <w:rPr>
          <w:rFonts w:ascii="Helvetica" w:hAnsi="Helvetica"/>
        </w:rPr>
        <w:t>“</w:t>
      </w:r>
      <w:r w:rsidR="003017DC">
        <w:rPr>
          <w:rFonts w:ascii="Helvetica" w:hAnsi="Helvetica"/>
        </w:rPr>
        <w:t>S</w:t>
      </w:r>
      <w:r w:rsidR="003017DC" w:rsidRPr="003017DC">
        <w:rPr>
          <w:rFonts w:ascii="Helvetica" w:hAnsi="Helvetica"/>
        </w:rPr>
        <w:t xml:space="preserve">elf-report” </w:t>
      </w:r>
      <w:r w:rsidR="003017DC">
        <w:rPr>
          <w:rFonts w:ascii="Helvetica" w:hAnsi="Helvetica"/>
        </w:rPr>
        <w:t xml:space="preserve">measures </w:t>
      </w:r>
      <w:r w:rsidR="001C1540">
        <w:rPr>
          <w:rFonts w:ascii="Helvetica" w:hAnsi="Helvetica"/>
        </w:rPr>
        <w:t>we</w:t>
      </w:r>
      <w:r w:rsidR="003017DC">
        <w:rPr>
          <w:rFonts w:ascii="Helvetica" w:hAnsi="Helvetica"/>
        </w:rPr>
        <w:t xml:space="preserve">re </w:t>
      </w:r>
      <w:r w:rsidR="003017DC" w:rsidRPr="003017DC">
        <w:rPr>
          <w:rFonts w:ascii="Helvetica" w:hAnsi="Helvetica"/>
        </w:rPr>
        <w:t xml:space="preserve">constructed from </w:t>
      </w:r>
      <w:r w:rsidR="003017DC">
        <w:rPr>
          <w:rFonts w:ascii="Helvetica" w:hAnsi="Helvetica"/>
        </w:rPr>
        <w:t xml:space="preserve">these </w:t>
      </w:r>
      <w:r w:rsidR="001C1540">
        <w:rPr>
          <w:rFonts w:ascii="Helvetica" w:hAnsi="Helvetica"/>
        </w:rPr>
        <w:t xml:space="preserve">11 </w:t>
      </w:r>
      <w:r w:rsidR="003017DC">
        <w:rPr>
          <w:rFonts w:ascii="Helvetica" w:hAnsi="Helvetica"/>
        </w:rPr>
        <w:t xml:space="preserve">post-game </w:t>
      </w:r>
      <w:r w:rsidR="001C1540">
        <w:rPr>
          <w:rFonts w:ascii="Helvetica" w:hAnsi="Helvetica"/>
        </w:rPr>
        <w:t>assessments</w:t>
      </w:r>
      <w:r w:rsidR="003017DC" w:rsidRPr="003017DC">
        <w:rPr>
          <w:rFonts w:ascii="Helvetica" w:hAnsi="Helvetica"/>
        </w:rPr>
        <w:t xml:space="preserve">, reflecting how </w:t>
      </w:r>
      <w:r w:rsidR="003017DC">
        <w:rPr>
          <w:rFonts w:ascii="Helvetica" w:hAnsi="Helvetica"/>
        </w:rPr>
        <w:t>individuals internalized the information they encountered</w:t>
      </w:r>
      <w:r>
        <w:rPr>
          <w:rFonts w:ascii="Helvetica" w:hAnsi="Helvetica"/>
        </w:rPr>
        <w:t xml:space="preserve"> to create opinions</w:t>
      </w:r>
      <w:r w:rsidR="003017DC" w:rsidRPr="003017DC">
        <w:rPr>
          <w:rFonts w:ascii="Helvetica" w:hAnsi="Helvetica"/>
        </w:rPr>
        <w:t xml:space="preserve">. </w:t>
      </w:r>
      <w:r w:rsidR="00B83E04">
        <w:rPr>
          <w:rFonts w:ascii="Helvetica" w:hAnsi="Helvetica"/>
        </w:rPr>
        <w:t>Finally, participants were asked to rate their confidence in their overall solution, and the level of consensus they perceive</w:t>
      </w:r>
      <w:r w:rsidR="00EC062D">
        <w:rPr>
          <w:rFonts w:ascii="Helvetica" w:hAnsi="Helvetica"/>
        </w:rPr>
        <w:t>d</w:t>
      </w:r>
      <w:r w:rsidR="00B83E04">
        <w:rPr>
          <w:rFonts w:ascii="Helvetica" w:hAnsi="Helvetica"/>
        </w:rPr>
        <w:t xml:space="preserve"> in their team. </w:t>
      </w:r>
      <w:r w:rsidR="00983FE0">
        <w:rPr>
          <w:rFonts w:ascii="Helvetica" w:hAnsi="Helvetica"/>
        </w:rPr>
        <w:t>The “Gameplay” section of the supplement recounts the participants’ full experience.</w:t>
      </w:r>
    </w:p>
    <w:p w14:paraId="404C2BFF" w14:textId="77777777" w:rsidR="00E5728B" w:rsidRPr="003017DC" w:rsidRDefault="00E5728B" w:rsidP="00540DC2">
      <w:pPr>
        <w:pStyle w:val="Teaser"/>
        <w:spacing w:line="480" w:lineRule="auto"/>
        <w:ind w:firstLine="720"/>
        <w:rPr>
          <w:rFonts w:ascii="Helvetica" w:hAnsi="Helvetica"/>
        </w:rPr>
      </w:pPr>
    </w:p>
    <w:p w14:paraId="352310D7" w14:textId="77777777" w:rsidR="003017DC" w:rsidRPr="003017DC" w:rsidRDefault="003017DC" w:rsidP="00E5728B">
      <w:pPr>
        <w:pStyle w:val="Teaser"/>
        <w:spacing w:line="480" w:lineRule="auto"/>
        <w:ind w:hanging="180"/>
        <w:jc w:val="center"/>
        <w:rPr>
          <w:rFonts w:ascii="Helvetica" w:hAnsi="Helvetica"/>
        </w:rPr>
      </w:pPr>
      <w:r w:rsidRPr="003017DC">
        <w:rPr>
          <w:rFonts w:ascii="Helvetica" w:hAnsi="Helvetica"/>
        </w:rPr>
        <w:drawing>
          <wp:inline distT="0" distB="0" distL="0" distR="0" wp14:anchorId="7C98DF31" wp14:editId="5753D6DB">
            <wp:extent cx="6208075" cy="301032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atment_control_T.png"/>
                    <pic:cNvPicPr/>
                  </pic:nvPicPr>
                  <pic:blipFill rotWithShape="1">
                    <a:blip r:embed="rId18">
                      <a:extLst>
                        <a:ext uri="{28A0092B-C50C-407E-A947-70E740481C1C}">
                          <a14:useLocalDpi xmlns:a14="http://schemas.microsoft.com/office/drawing/2010/main" val="0"/>
                        </a:ext>
                      </a:extLst>
                    </a:blip>
                    <a:srcRect b="10772"/>
                    <a:stretch/>
                  </pic:blipFill>
                  <pic:spPr bwMode="auto">
                    <a:xfrm>
                      <a:off x="0" y="0"/>
                      <a:ext cx="6208776" cy="3010668"/>
                    </a:xfrm>
                    <a:prstGeom prst="rect">
                      <a:avLst/>
                    </a:prstGeom>
                    <a:ln>
                      <a:noFill/>
                    </a:ln>
                    <a:extLst>
                      <a:ext uri="{53640926-AAD7-44D8-BBD7-CCE9431645EC}">
                        <a14:shadowObscured xmlns:a14="http://schemas.microsoft.com/office/drawing/2010/main"/>
                      </a:ext>
                    </a:extLst>
                  </pic:spPr>
                </pic:pic>
              </a:graphicData>
            </a:graphic>
          </wp:inline>
        </w:drawing>
      </w:r>
    </w:p>
    <w:p w14:paraId="21FA695E" w14:textId="23627153" w:rsidR="00540DC2" w:rsidRDefault="003017DC" w:rsidP="00E5728B">
      <w:pPr>
        <w:pStyle w:val="Teaser"/>
        <w:spacing w:line="480" w:lineRule="auto"/>
        <w:jc w:val="center"/>
        <w:rPr>
          <w:rFonts w:ascii="Helvetica" w:hAnsi="Helvetica"/>
          <w:i/>
        </w:rPr>
      </w:pPr>
      <w:r w:rsidRPr="003017DC">
        <w:rPr>
          <w:rFonts w:ascii="Helvetica" w:hAnsi="Helvetica"/>
          <w:i/>
        </w:rPr>
        <w:t xml:space="preserve">Fig. </w:t>
      </w:r>
      <w:r w:rsidR="00B7782B">
        <w:rPr>
          <w:rFonts w:ascii="Helvetica" w:hAnsi="Helvetica"/>
          <w:i/>
        </w:rPr>
        <w:t>6</w:t>
      </w:r>
      <w:r w:rsidRPr="003017DC">
        <w:rPr>
          <w:rFonts w:ascii="Helvetica" w:hAnsi="Helvetica"/>
          <w:i/>
        </w:rPr>
        <w:t>. The primary user interface of the “Detective Game”. Clue cards can be dragged into categories in the player’s “Notebook”. Promising Leads are immediately shared with 3 neighbors, who can drag them into their own notebooks.</w:t>
      </w:r>
    </w:p>
    <w:p w14:paraId="12A24323" w14:textId="77777777" w:rsidR="006A6D51" w:rsidRDefault="006A6D51" w:rsidP="00E5728B">
      <w:pPr>
        <w:pStyle w:val="Teaser"/>
        <w:spacing w:line="480" w:lineRule="auto"/>
        <w:jc w:val="center"/>
        <w:rPr>
          <w:rFonts w:ascii="Helvetica" w:hAnsi="Helvetica"/>
        </w:rPr>
      </w:pPr>
    </w:p>
    <w:p w14:paraId="76F8A435" w14:textId="797156A8" w:rsidR="00DC7E00" w:rsidRDefault="00540DC2" w:rsidP="00DC7E00">
      <w:pPr>
        <w:pStyle w:val="Teaser"/>
        <w:spacing w:line="480" w:lineRule="auto"/>
        <w:ind w:firstLine="720"/>
        <w:rPr>
          <w:rFonts w:ascii="Helvetica" w:hAnsi="Helvetica"/>
        </w:rPr>
      </w:pPr>
      <w:r>
        <w:rPr>
          <w:rFonts w:ascii="Helvetica" w:hAnsi="Helvetica"/>
        </w:rPr>
        <w:t>In the theory-building simulations above, agents can be programmed to pay attention to interactions between beliefs in a</w:t>
      </w:r>
      <w:r w:rsidR="00DC7E00">
        <w:rPr>
          <w:rFonts w:ascii="Helvetica" w:hAnsi="Helvetica"/>
        </w:rPr>
        <w:t>n</w:t>
      </w:r>
      <w:r>
        <w:rPr>
          <w:rFonts w:ascii="Helvetica" w:hAnsi="Helvetica"/>
        </w:rPr>
        <w:t xml:space="preserve"> </w:t>
      </w:r>
      <w:r w:rsidR="00DC7E00">
        <w:rPr>
          <w:rFonts w:ascii="Helvetica" w:hAnsi="Helvetica"/>
        </w:rPr>
        <w:t>“interdependent”</w:t>
      </w:r>
      <w:r w:rsidR="00DC7E00">
        <w:rPr>
          <w:rFonts w:ascii="Helvetica" w:hAnsi="Helvetica"/>
        </w:rPr>
        <w:t xml:space="preserve"> </w:t>
      </w:r>
      <w:r>
        <w:rPr>
          <w:rFonts w:ascii="Helvetica" w:hAnsi="Helvetica"/>
        </w:rPr>
        <w:t xml:space="preserve">world, and ignore those interactions in an identical </w:t>
      </w:r>
      <w:r w:rsidR="00DC7E00">
        <w:rPr>
          <w:rFonts w:ascii="Helvetica" w:hAnsi="Helvetica"/>
        </w:rPr>
        <w:t>“independent”</w:t>
      </w:r>
      <w:r w:rsidR="00DC7E00">
        <w:rPr>
          <w:rFonts w:ascii="Helvetica" w:hAnsi="Helvetica"/>
        </w:rPr>
        <w:t xml:space="preserve"> </w:t>
      </w:r>
      <w:r>
        <w:rPr>
          <w:rFonts w:ascii="Helvetica" w:hAnsi="Helvetica"/>
        </w:rPr>
        <w:t xml:space="preserve">world. Human beings, on the other hand, are </w:t>
      </w:r>
      <w:r>
        <w:rPr>
          <w:rFonts w:ascii="Helvetica" w:hAnsi="Helvetica"/>
        </w:rPr>
        <w:lastRenderedPageBreak/>
        <w:t xml:space="preserve">wired to see connections and relationships between ideas, and so it is impossible to conduct a perfect test in which </w:t>
      </w:r>
      <w:r w:rsidRPr="00DC7E00">
        <w:rPr>
          <w:rFonts w:ascii="Helvetica" w:hAnsi="Helvetica"/>
          <w:i/>
        </w:rPr>
        <w:t>all</w:t>
      </w:r>
      <w:r>
        <w:rPr>
          <w:rFonts w:ascii="Helvetica" w:hAnsi="Helvetica"/>
        </w:rPr>
        <w:t xml:space="preserve"> </w:t>
      </w:r>
      <w:r w:rsidR="00E37EFC">
        <w:rPr>
          <w:rFonts w:ascii="Helvetica" w:hAnsi="Helvetica"/>
        </w:rPr>
        <w:t xml:space="preserve">clues </w:t>
      </w:r>
      <w:r>
        <w:rPr>
          <w:rFonts w:ascii="Helvetica" w:hAnsi="Helvetica"/>
        </w:rPr>
        <w:t xml:space="preserve">interact in </w:t>
      </w:r>
      <w:r w:rsidR="00DC7E00">
        <w:rPr>
          <w:rFonts w:ascii="Helvetica" w:hAnsi="Helvetica"/>
        </w:rPr>
        <w:t xml:space="preserve">one </w:t>
      </w:r>
      <w:r w:rsidR="00B175D1">
        <w:rPr>
          <w:rFonts w:ascii="Helvetica" w:hAnsi="Helvetica"/>
        </w:rPr>
        <w:t xml:space="preserve">experimental </w:t>
      </w:r>
      <w:r w:rsidR="00DC7E00">
        <w:rPr>
          <w:rFonts w:ascii="Helvetica" w:hAnsi="Helvetica"/>
        </w:rPr>
        <w:t>condition</w:t>
      </w:r>
      <w:r>
        <w:rPr>
          <w:rFonts w:ascii="Helvetica" w:hAnsi="Helvetica"/>
        </w:rPr>
        <w:t xml:space="preserve">, </w:t>
      </w:r>
      <w:r w:rsidR="0064499C">
        <w:rPr>
          <w:rFonts w:ascii="Helvetica" w:hAnsi="Helvetica"/>
        </w:rPr>
        <w:t xml:space="preserve">while </w:t>
      </w:r>
      <w:r w:rsidR="0064499C" w:rsidRPr="0064499C">
        <w:rPr>
          <w:rFonts w:ascii="Helvetica" w:hAnsi="Helvetica"/>
          <w:i/>
        </w:rPr>
        <w:t>none</w:t>
      </w:r>
      <w:r w:rsidR="0064499C">
        <w:rPr>
          <w:rFonts w:ascii="Helvetica" w:hAnsi="Helvetica"/>
        </w:rPr>
        <w:t xml:space="preserve"> of those clues</w:t>
      </w:r>
      <w:r>
        <w:rPr>
          <w:rFonts w:ascii="Helvetica" w:hAnsi="Helvetica"/>
        </w:rPr>
        <w:t xml:space="preserve"> interact in </w:t>
      </w:r>
      <w:r w:rsidR="00B175D1">
        <w:rPr>
          <w:rFonts w:ascii="Helvetica" w:hAnsi="Helvetica"/>
        </w:rPr>
        <w:t>an</w:t>
      </w:r>
      <w:r w:rsidR="00DC7E00">
        <w:rPr>
          <w:rFonts w:ascii="Helvetica" w:hAnsi="Helvetica"/>
        </w:rPr>
        <w:t>other</w:t>
      </w:r>
      <w:r>
        <w:rPr>
          <w:rFonts w:ascii="Helvetica" w:hAnsi="Helvetica"/>
        </w:rPr>
        <w:t xml:space="preserve">. </w:t>
      </w:r>
      <w:r w:rsidR="00DC7E00">
        <w:rPr>
          <w:rFonts w:ascii="Helvetica" w:hAnsi="Helvetica"/>
        </w:rPr>
        <w:t xml:space="preserve">Instead, I partitioned the clues such that some </w:t>
      </w:r>
      <w:r w:rsidR="00F95568">
        <w:rPr>
          <w:rFonts w:ascii="Helvetica" w:hAnsi="Helvetica"/>
        </w:rPr>
        <w:t>were</w:t>
      </w:r>
      <w:r w:rsidR="00DC7E00">
        <w:rPr>
          <w:rFonts w:ascii="Helvetica" w:hAnsi="Helvetica"/>
        </w:rPr>
        <w:t xml:space="preserve"> common to both </w:t>
      </w:r>
      <w:r w:rsidR="00B175D1">
        <w:rPr>
          <w:rFonts w:ascii="Helvetica" w:hAnsi="Helvetica"/>
        </w:rPr>
        <w:t xml:space="preserve">independent and interdependent </w:t>
      </w:r>
      <w:r w:rsidR="00DC7E00">
        <w:rPr>
          <w:rFonts w:ascii="Helvetica" w:hAnsi="Helvetica"/>
        </w:rPr>
        <w:t>conditions and used for analysis</w:t>
      </w:r>
      <w:r w:rsidR="00B175D1">
        <w:rPr>
          <w:rFonts w:ascii="Helvetica" w:hAnsi="Helvetica"/>
        </w:rPr>
        <w:t xml:space="preserve"> (i.e. “analysis clues”), </w:t>
      </w:r>
      <w:r w:rsidR="00DC7E00">
        <w:rPr>
          <w:rFonts w:ascii="Helvetica" w:hAnsi="Helvetica"/>
        </w:rPr>
        <w:t xml:space="preserve">while others </w:t>
      </w:r>
      <w:r w:rsidR="00F95568">
        <w:rPr>
          <w:rFonts w:ascii="Helvetica" w:hAnsi="Helvetica"/>
        </w:rPr>
        <w:t>varied</w:t>
      </w:r>
      <w:r w:rsidR="00DC7E00">
        <w:rPr>
          <w:rFonts w:ascii="Helvetica" w:hAnsi="Helvetica"/>
        </w:rPr>
        <w:t xml:space="preserve"> across conditions to manipulate the level of interaction between analysis clues. </w:t>
      </w:r>
      <w:r w:rsidR="00B175D1">
        <w:rPr>
          <w:rFonts w:ascii="Helvetica" w:hAnsi="Helvetica"/>
        </w:rPr>
        <w:t>In each game, 22</w:t>
      </w:r>
      <w:r w:rsidR="00DC7E00">
        <w:rPr>
          <w:rFonts w:ascii="Helvetica" w:hAnsi="Helvetica"/>
        </w:rPr>
        <w:t xml:space="preserve"> analysis clues </w:t>
      </w:r>
      <w:r w:rsidR="00DC7E00" w:rsidRPr="003017DC">
        <w:rPr>
          <w:rFonts w:ascii="Helvetica" w:hAnsi="Helvetica"/>
        </w:rPr>
        <w:t>link</w:t>
      </w:r>
      <w:r w:rsidR="00DC7E00">
        <w:rPr>
          <w:rFonts w:ascii="Helvetica" w:hAnsi="Helvetica"/>
        </w:rPr>
        <w:t>ed</w:t>
      </w:r>
      <w:r w:rsidR="00DC7E00" w:rsidRPr="003017DC">
        <w:rPr>
          <w:rFonts w:ascii="Helvetica" w:hAnsi="Helvetica"/>
        </w:rPr>
        <w:t xml:space="preserve"> the crime scene and stolen object to each of the suspects, descriptions, clothes, tools, and vehicles, as illustrated in Fig.</w:t>
      </w:r>
      <w:r w:rsidR="00DC7E00">
        <w:rPr>
          <w:rFonts w:ascii="Helvetica" w:hAnsi="Helvetica"/>
        </w:rPr>
        <w:t xml:space="preserve"> 7a. In the interdependent condition, 55 additional “cross-linking clues</w:t>
      </w:r>
      <w:r w:rsidR="00B175D1">
        <w:rPr>
          <w:rFonts w:ascii="Helvetica" w:hAnsi="Helvetica"/>
        </w:rPr>
        <w:t>”</w:t>
      </w:r>
      <w:r w:rsidR="00DC7E00">
        <w:rPr>
          <w:rFonts w:ascii="Helvetica" w:hAnsi="Helvetica"/>
        </w:rPr>
        <w:t xml:space="preserve"> connected all </w:t>
      </w:r>
      <w:r w:rsidR="00EC062D">
        <w:rPr>
          <w:rFonts w:ascii="Helvetica" w:hAnsi="Helvetica"/>
        </w:rPr>
        <w:t>of these elements of the mystery (i.e. suspects, vehicles, etc.)</w:t>
      </w:r>
      <w:r w:rsidR="00DC7E00">
        <w:rPr>
          <w:rFonts w:ascii="Helvetica" w:hAnsi="Helvetica"/>
        </w:rPr>
        <w:t xml:space="preserve"> to one another (Fig. 7b). In the independent condition, 55 “filler clues</w:t>
      </w:r>
      <w:r w:rsidR="00B175D1">
        <w:rPr>
          <w:rFonts w:ascii="Helvetica" w:hAnsi="Helvetica"/>
        </w:rPr>
        <w:t>”</w:t>
      </w:r>
      <w:r w:rsidR="00DC7E00">
        <w:rPr>
          <w:rFonts w:ascii="Helvetica" w:hAnsi="Helvetica"/>
        </w:rPr>
        <w:t xml:space="preserve"> took the place of cross-linking clues to break the relationships between </w:t>
      </w:r>
      <w:r w:rsidR="00EC062D">
        <w:rPr>
          <w:rFonts w:ascii="Helvetica" w:hAnsi="Helvetica"/>
        </w:rPr>
        <w:t>elements</w:t>
      </w:r>
      <w:r w:rsidR="00DC7E00">
        <w:rPr>
          <w:rFonts w:ascii="Helvetica" w:hAnsi="Helvetica"/>
        </w:rPr>
        <w:t xml:space="preserve"> (Fig. 7c). These filler clues ensured that the two conditions had the same total number of clues, each as </w:t>
      </w:r>
      <w:r w:rsidR="006D6F2F">
        <w:rPr>
          <w:rFonts w:ascii="Helvetica" w:hAnsi="Helvetica"/>
        </w:rPr>
        <w:t>similar</w:t>
      </w:r>
      <w:r w:rsidR="00DC7E00">
        <w:rPr>
          <w:rFonts w:ascii="Helvetica" w:hAnsi="Helvetica"/>
        </w:rPr>
        <w:t xml:space="preserve"> to the other as possible.</w:t>
      </w:r>
    </w:p>
    <w:p w14:paraId="0AF0BBBF" w14:textId="6C408262" w:rsidR="003017DC" w:rsidRDefault="003017DC" w:rsidP="00B7782B">
      <w:pPr>
        <w:pStyle w:val="Teaser"/>
        <w:spacing w:line="480" w:lineRule="auto"/>
        <w:ind w:firstLine="720"/>
        <w:rPr>
          <w:rFonts w:ascii="Helvetica" w:hAnsi="Helvetica"/>
        </w:rPr>
      </w:pPr>
      <w:r w:rsidRPr="003017DC">
        <w:rPr>
          <w:rFonts w:ascii="Helvetica" w:hAnsi="Helvetica"/>
        </w:rPr>
        <w:t xml:space="preserve">Clues </w:t>
      </w:r>
      <w:r w:rsidR="001C1540">
        <w:rPr>
          <w:rFonts w:ascii="Helvetica" w:hAnsi="Helvetica"/>
        </w:rPr>
        <w:t>we</w:t>
      </w:r>
      <w:r w:rsidR="001C1540" w:rsidRPr="003017DC">
        <w:rPr>
          <w:rFonts w:ascii="Helvetica" w:hAnsi="Helvetica"/>
        </w:rPr>
        <w:t xml:space="preserve">re </w:t>
      </w:r>
      <w:r w:rsidRPr="003017DC">
        <w:rPr>
          <w:rFonts w:ascii="Helvetica" w:hAnsi="Helvetica"/>
        </w:rPr>
        <w:t xml:space="preserve">extensively pre-tested to minimize bias from </w:t>
      </w:r>
      <w:r w:rsidR="006D6F2F">
        <w:rPr>
          <w:rFonts w:ascii="Helvetica" w:hAnsi="Helvetica"/>
        </w:rPr>
        <w:t xml:space="preserve">the </w:t>
      </w:r>
      <w:r w:rsidRPr="003017DC">
        <w:rPr>
          <w:rFonts w:ascii="Helvetica" w:hAnsi="Helvetica"/>
        </w:rPr>
        <w:t xml:space="preserve">outside world, such that each </w:t>
      </w:r>
      <w:r w:rsidR="00EC062D">
        <w:rPr>
          <w:rFonts w:ascii="Helvetica" w:hAnsi="Helvetica"/>
        </w:rPr>
        <w:t>element</w:t>
      </w:r>
      <w:r w:rsidR="0064499C">
        <w:rPr>
          <w:rFonts w:ascii="Helvetica" w:hAnsi="Helvetica"/>
        </w:rPr>
        <w:t xml:space="preserve"> </w:t>
      </w:r>
      <w:r w:rsidR="001C1540">
        <w:rPr>
          <w:rFonts w:ascii="Helvetica" w:hAnsi="Helvetica"/>
        </w:rPr>
        <w:t>was</w:t>
      </w:r>
      <w:r w:rsidR="001C1540" w:rsidRPr="003017DC">
        <w:rPr>
          <w:rFonts w:ascii="Helvetica" w:hAnsi="Helvetica"/>
        </w:rPr>
        <w:t xml:space="preserve"> </w:t>
      </w:r>
      <w:r w:rsidRPr="003017DC">
        <w:rPr>
          <w:rFonts w:ascii="Helvetica" w:hAnsi="Helvetica"/>
        </w:rPr>
        <w:t xml:space="preserve">perceived to be equally likely to be involved in a burglary absent other information. </w:t>
      </w:r>
      <w:r w:rsidR="0064499C">
        <w:rPr>
          <w:rFonts w:ascii="Helvetica" w:hAnsi="Helvetica"/>
        </w:rPr>
        <w:t xml:space="preserve">Sets of clues were randomly generated from </w:t>
      </w:r>
      <w:r w:rsidR="0064499C">
        <w:rPr>
          <w:rFonts w:ascii="Helvetica" w:hAnsi="Helvetica"/>
        </w:rPr>
        <w:t>the</w:t>
      </w:r>
      <w:r w:rsidR="0064499C">
        <w:rPr>
          <w:rFonts w:ascii="Helvetica" w:hAnsi="Helvetica"/>
        </w:rPr>
        <w:t xml:space="preserve"> pool of pretested </w:t>
      </w:r>
      <w:commentRangeStart w:id="49"/>
      <w:r w:rsidR="0064499C">
        <w:rPr>
          <w:rFonts w:ascii="Helvetica" w:hAnsi="Helvetica"/>
        </w:rPr>
        <w:t>concepts</w:t>
      </w:r>
      <w:commentRangeEnd w:id="49"/>
      <w:r w:rsidR="00EC062D">
        <w:rPr>
          <w:rStyle w:val="CommentReference"/>
        </w:rPr>
        <w:commentReference w:id="49"/>
      </w:r>
      <w:r w:rsidR="0064499C">
        <w:rPr>
          <w:rFonts w:ascii="Helvetica" w:hAnsi="Helvetica"/>
        </w:rPr>
        <w:t xml:space="preserve">, representing over 18 million possible mysteries. </w:t>
      </w:r>
      <w:r w:rsidRPr="003017DC">
        <w:rPr>
          <w:rFonts w:ascii="Helvetica" w:hAnsi="Helvetica"/>
        </w:rPr>
        <w:t xml:space="preserve">At the start of the game, each clue </w:t>
      </w:r>
      <w:r w:rsidR="001C1540">
        <w:rPr>
          <w:rFonts w:ascii="Helvetica" w:hAnsi="Helvetica"/>
        </w:rPr>
        <w:t>was</w:t>
      </w:r>
      <w:r w:rsidRPr="003017DC">
        <w:rPr>
          <w:rFonts w:ascii="Helvetica" w:hAnsi="Helvetica"/>
        </w:rPr>
        <w:t xml:space="preserve"> present in exactly one player’s notebook.</w:t>
      </w:r>
      <w:r w:rsidR="00B7782B">
        <w:rPr>
          <w:rFonts w:ascii="Helvetica" w:hAnsi="Helvetica"/>
        </w:rPr>
        <w:t xml:space="preserve"> As a result, beliefs </w:t>
      </w:r>
      <w:r w:rsidR="00E37EFC">
        <w:rPr>
          <w:rFonts w:ascii="Helvetica" w:hAnsi="Helvetica"/>
        </w:rPr>
        <w:t>spread</w:t>
      </w:r>
      <w:r w:rsidR="00B7782B">
        <w:rPr>
          <w:rFonts w:ascii="Helvetica" w:hAnsi="Helvetica"/>
        </w:rPr>
        <w:t xml:space="preserve"> on a level playing field, </w:t>
      </w:r>
      <w:r w:rsidR="00F95568">
        <w:rPr>
          <w:rFonts w:ascii="Helvetica" w:hAnsi="Helvetica"/>
        </w:rPr>
        <w:t xml:space="preserve">such that </w:t>
      </w:r>
      <w:r w:rsidR="00F95568" w:rsidRPr="00F95568">
        <w:rPr>
          <w:rFonts w:ascii="Helvetica" w:hAnsi="Helvetica"/>
          <w:i/>
        </w:rPr>
        <w:t>a priori</w:t>
      </w:r>
      <w:r w:rsidR="00F95568">
        <w:rPr>
          <w:rFonts w:ascii="Helvetica" w:hAnsi="Helvetica"/>
        </w:rPr>
        <w:t xml:space="preserve"> none should be expected to diffuse more than any other</w:t>
      </w:r>
      <w:r w:rsidR="00B7782B">
        <w:rPr>
          <w:rFonts w:ascii="Helvetica" w:hAnsi="Helvetica"/>
        </w:rPr>
        <w:t>.</w:t>
      </w:r>
      <w:r w:rsidR="001C1540">
        <w:rPr>
          <w:rFonts w:ascii="Helvetica" w:hAnsi="Helvetica"/>
        </w:rPr>
        <w:t xml:space="preserve"> </w:t>
      </w:r>
      <w:r w:rsidR="00B7782B" w:rsidRPr="003017DC">
        <w:rPr>
          <w:rFonts w:ascii="Helvetica" w:hAnsi="Helvetica"/>
        </w:rPr>
        <w:t xml:space="preserve">Further information can be found in the “Clue Generation” </w:t>
      </w:r>
      <w:r w:rsidR="00B7782B">
        <w:rPr>
          <w:rFonts w:ascii="Helvetica" w:hAnsi="Helvetica"/>
        </w:rPr>
        <w:t xml:space="preserve">section </w:t>
      </w:r>
      <w:r w:rsidR="00B7782B" w:rsidRPr="003017DC">
        <w:rPr>
          <w:rFonts w:ascii="Helvetica" w:hAnsi="Helvetica"/>
        </w:rPr>
        <w:t>of the supplement.</w:t>
      </w:r>
      <w:r w:rsidRPr="003017DC">
        <w:rPr>
          <w:rFonts w:ascii="Helvetica" w:hAnsi="Helvetica"/>
        </w:rPr>
        <w:t xml:space="preserve"> </w:t>
      </w:r>
    </w:p>
    <w:p w14:paraId="01D6C7F1" w14:textId="77777777" w:rsidR="00614091" w:rsidRPr="003017DC" w:rsidRDefault="00614091" w:rsidP="00B7782B">
      <w:pPr>
        <w:pStyle w:val="Teaser"/>
        <w:spacing w:line="480" w:lineRule="auto"/>
        <w:ind w:firstLine="720"/>
        <w:rPr>
          <w:rFonts w:ascii="Helvetica" w:hAnsi="Helvetica"/>
        </w:rPr>
      </w:pPr>
    </w:p>
    <w:p w14:paraId="505F3679" w14:textId="77777777" w:rsidR="003017DC" w:rsidRPr="003017DC" w:rsidRDefault="003017DC" w:rsidP="00540DC2">
      <w:pPr>
        <w:pStyle w:val="Teaser"/>
        <w:spacing w:line="480" w:lineRule="auto"/>
        <w:jc w:val="center"/>
        <w:rPr>
          <w:rFonts w:ascii="Helvetica" w:hAnsi="Helvetica"/>
        </w:rPr>
      </w:pPr>
      <w:r w:rsidRPr="003017DC">
        <w:rPr>
          <w:rFonts w:ascii="Helvetica" w:hAnsi="Helvetica"/>
        </w:rPr>
        <w:lastRenderedPageBreak/>
        <w:drawing>
          <wp:inline distT="0" distB="0" distL="0" distR="0" wp14:anchorId="07171387" wp14:editId="2E8ED811">
            <wp:extent cx="5943600" cy="33284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es.png"/>
                    <pic:cNvPicPr/>
                  </pic:nvPicPr>
                  <pic:blipFill>
                    <a:blip r:embed="rId19"/>
                    <a:stretch>
                      <a:fillRect/>
                    </a:stretch>
                  </pic:blipFill>
                  <pic:spPr>
                    <a:xfrm>
                      <a:off x="0" y="0"/>
                      <a:ext cx="5943600" cy="3328416"/>
                    </a:xfrm>
                    <a:prstGeom prst="rect">
                      <a:avLst/>
                    </a:prstGeom>
                  </pic:spPr>
                </pic:pic>
              </a:graphicData>
            </a:graphic>
          </wp:inline>
        </w:drawing>
      </w:r>
    </w:p>
    <w:p w14:paraId="5B56FE9E" w14:textId="796E7D96" w:rsidR="00540DC2" w:rsidRDefault="003017DC" w:rsidP="00540DC2">
      <w:pPr>
        <w:pStyle w:val="Teaser"/>
        <w:spacing w:line="480" w:lineRule="auto"/>
        <w:jc w:val="center"/>
        <w:rPr>
          <w:rFonts w:ascii="Helvetica" w:hAnsi="Helvetica"/>
          <w:i/>
        </w:rPr>
      </w:pPr>
      <w:r w:rsidRPr="003017DC">
        <w:rPr>
          <w:rFonts w:ascii="Helvetica" w:hAnsi="Helvetica"/>
          <w:i/>
        </w:rPr>
        <w:t xml:space="preserve">Fig. </w:t>
      </w:r>
      <w:r w:rsidR="00B7782B">
        <w:rPr>
          <w:rFonts w:ascii="Helvetica" w:hAnsi="Helvetica"/>
          <w:i/>
        </w:rPr>
        <w:t>7</w:t>
      </w:r>
      <w:r w:rsidRPr="003017DC">
        <w:rPr>
          <w:rFonts w:ascii="Helvetica" w:hAnsi="Helvetica"/>
          <w:i/>
        </w:rPr>
        <w:t xml:space="preserve">: Clues are designed such that in </w:t>
      </w:r>
      <w:r w:rsidR="00DC7E00">
        <w:rPr>
          <w:rFonts w:ascii="Helvetica" w:hAnsi="Helvetica"/>
          <w:i/>
        </w:rPr>
        <w:t>the interdependent condition</w:t>
      </w:r>
      <w:r w:rsidRPr="003017DC">
        <w:rPr>
          <w:rFonts w:ascii="Helvetica" w:hAnsi="Helvetica"/>
          <w:i/>
        </w:rPr>
        <w:t xml:space="preserve">, </w:t>
      </w:r>
      <w:r w:rsidR="00F95568">
        <w:rPr>
          <w:rFonts w:ascii="Helvetica" w:hAnsi="Helvetica"/>
          <w:i/>
        </w:rPr>
        <w:t>“analysis”</w:t>
      </w:r>
      <w:r w:rsidRPr="003017DC">
        <w:rPr>
          <w:rFonts w:ascii="Helvetica" w:hAnsi="Helvetica"/>
          <w:i/>
        </w:rPr>
        <w:t xml:space="preserve"> clues are connected to one another by cross-linking clues</w:t>
      </w:r>
      <w:r w:rsidR="00DC7E00">
        <w:rPr>
          <w:rFonts w:ascii="Helvetica" w:hAnsi="Helvetica"/>
          <w:i/>
        </w:rPr>
        <w:t>;</w:t>
      </w:r>
      <w:r w:rsidRPr="003017DC">
        <w:rPr>
          <w:rFonts w:ascii="Helvetica" w:hAnsi="Helvetica"/>
          <w:i/>
        </w:rPr>
        <w:t xml:space="preserve"> </w:t>
      </w:r>
      <w:r w:rsidR="00DC7E00">
        <w:rPr>
          <w:rFonts w:ascii="Helvetica" w:hAnsi="Helvetica"/>
          <w:i/>
        </w:rPr>
        <w:t>while</w:t>
      </w:r>
      <w:r w:rsidR="00DC7E00" w:rsidRPr="003017DC">
        <w:rPr>
          <w:rFonts w:ascii="Helvetica" w:hAnsi="Helvetica"/>
          <w:i/>
        </w:rPr>
        <w:t xml:space="preserve"> </w:t>
      </w:r>
      <w:r w:rsidRPr="003017DC">
        <w:rPr>
          <w:rFonts w:ascii="Helvetica" w:hAnsi="Helvetica"/>
          <w:i/>
        </w:rPr>
        <w:t xml:space="preserve">in the </w:t>
      </w:r>
      <w:r w:rsidR="00DC7E00">
        <w:rPr>
          <w:rFonts w:ascii="Helvetica" w:hAnsi="Helvetica"/>
          <w:i/>
        </w:rPr>
        <w:t>independent condition</w:t>
      </w:r>
      <w:r w:rsidRPr="003017DC">
        <w:rPr>
          <w:rFonts w:ascii="Helvetica" w:hAnsi="Helvetica"/>
          <w:i/>
        </w:rPr>
        <w:t xml:space="preserve">, </w:t>
      </w:r>
      <w:del w:id="50" w:author="James" w:date="2020-09-17T09:11:00Z">
        <w:r w:rsidRPr="003017DC" w:rsidDel="00FD4D31">
          <w:rPr>
            <w:rFonts w:ascii="Helvetica" w:hAnsi="Helvetica"/>
            <w:i/>
          </w:rPr>
          <w:delText>these core</w:delText>
        </w:r>
      </w:del>
      <w:ins w:id="51" w:author="James" w:date="2020-09-17T09:11:00Z">
        <w:r w:rsidR="00FD4D31">
          <w:rPr>
            <w:rFonts w:ascii="Helvetica" w:hAnsi="Helvetica"/>
            <w:i/>
          </w:rPr>
          <w:t>analysis</w:t>
        </w:r>
      </w:ins>
      <w:r w:rsidRPr="003017DC">
        <w:rPr>
          <w:rFonts w:ascii="Helvetica" w:hAnsi="Helvetica"/>
          <w:i/>
        </w:rPr>
        <w:t xml:space="preserve"> clues </w:t>
      </w:r>
      <w:r w:rsidR="00DC7E00">
        <w:rPr>
          <w:rFonts w:ascii="Helvetica" w:hAnsi="Helvetica"/>
          <w:i/>
        </w:rPr>
        <w:t>remain disconnected from</w:t>
      </w:r>
      <w:r w:rsidRPr="003017DC">
        <w:rPr>
          <w:rFonts w:ascii="Helvetica" w:hAnsi="Helvetica"/>
          <w:i/>
        </w:rPr>
        <w:t xml:space="preserve"> one another.</w:t>
      </w:r>
    </w:p>
    <w:p w14:paraId="6967498A" w14:textId="77777777" w:rsidR="00614091" w:rsidRDefault="00614091" w:rsidP="00540DC2">
      <w:pPr>
        <w:pStyle w:val="Teaser"/>
        <w:spacing w:line="480" w:lineRule="auto"/>
        <w:jc w:val="center"/>
        <w:rPr>
          <w:rFonts w:ascii="Helvetica" w:hAnsi="Helvetica"/>
          <w:i/>
        </w:rPr>
      </w:pPr>
    </w:p>
    <w:p w14:paraId="342A686A" w14:textId="6746D613" w:rsidR="00E37EFC" w:rsidRDefault="00E37EFC" w:rsidP="00DC7E00">
      <w:pPr>
        <w:pStyle w:val="Teaser"/>
        <w:spacing w:line="480" w:lineRule="auto"/>
        <w:ind w:firstLine="720"/>
        <w:rPr>
          <w:rFonts w:ascii="Helvetica" w:hAnsi="Helvetica"/>
        </w:rPr>
      </w:pPr>
      <w:r>
        <w:rPr>
          <w:rFonts w:ascii="Helvetica" w:hAnsi="Helvetica"/>
        </w:rPr>
        <w:t>In addition to the two types of clue structures, the experiment also include</w:t>
      </w:r>
      <w:r w:rsidR="00DC7E00">
        <w:rPr>
          <w:rFonts w:ascii="Helvetica" w:hAnsi="Helvetica"/>
        </w:rPr>
        <w:t>d</w:t>
      </w:r>
      <w:r>
        <w:rPr>
          <w:rFonts w:ascii="Helvetica" w:hAnsi="Helvetica"/>
        </w:rPr>
        <w:t xml:space="preserve"> two types of social networks, </w:t>
      </w:r>
      <w:r w:rsidR="00F95568">
        <w:rPr>
          <w:rFonts w:ascii="Helvetica" w:hAnsi="Helvetica"/>
        </w:rPr>
        <w:t xml:space="preserve">in </w:t>
      </w:r>
      <w:r>
        <w:rPr>
          <w:rFonts w:ascii="Helvetica" w:hAnsi="Helvetica"/>
        </w:rPr>
        <w:t>both of which</w:t>
      </w:r>
      <w:r w:rsidR="00F95568">
        <w:rPr>
          <w:rFonts w:ascii="Helvetica" w:hAnsi="Helvetica"/>
        </w:rPr>
        <w:t xml:space="preserve"> </w:t>
      </w:r>
      <w:r>
        <w:rPr>
          <w:rFonts w:ascii="Helvetica" w:hAnsi="Helvetica"/>
        </w:rPr>
        <w:t xml:space="preserve">20 players </w:t>
      </w:r>
      <w:r w:rsidR="00F95568">
        <w:rPr>
          <w:rFonts w:ascii="Helvetica" w:hAnsi="Helvetica"/>
        </w:rPr>
        <w:t xml:space="preserve">were </w:t>
      </w:r>
      <w:r>
        <w:rPr>
          <w:rFonts w:ascii="Helvetica" w:hAnsi="Helvetica"/>
        </w:rPr>
        <w:t>connected to exactly three neighbors</w:t>
      </w:r>
      <w:r w:rsidR="00F95568">
        <w:rPr>
          <w:rFonts w:ascii="Helvetica" w:hAnsi="Helvetica"/>
        </w:rPr>
        <w:t xml:space="preserve"> each</w:t>
      </w:r>
      <w:r>
        <w:rPr>
          <w:rFonts w:ascii="Helvetica" w:hAnsi="Helvetica"/>
        </w:rPr>
        <w:t xml:space="preserve">. The first </w:t>
      </w:r>
      <w:r w:rsidR="00DC7E00">
        <w:rPr>
          <w:rFonts w:ascii="Helvetica" w:hAnsi="Helvetica"/>
        </w:rPr>
        <w:t>network was</w:t>
      </w:r>
      <w:r>
        <w:rPr>
          <w:rFonts w:ascii="Helvetica" w:hAnsi="Helvetica"/>
        </w:rPr>
        <w:t xml:space="preserve"> a “dodecahedral” network (Fig. 8a), in which none of a player’s neighbors </w:t>
      </w:r>
      <w:r w:rsidR="006D6F2F">
        <w:rPr>
          <w:rFonts w:ascii="Helvetica" w:hAnsi="Helvetica"/>
        </w:rPr>
        <w:t>were</w:t>
      </w:r>
      <w:r w:rsidR="00F95568">
        <w:rPr>
          <w:rFonts w:ascii="Helvetica" w:hAnsi="Helvetica"/>
        </w:rPr>
        <w:t xml:space="preserve"> </w:t>
      </w:r>
      <w:r>
        <w:rPr>
          <w:rFonts w:ascii="Helvetica" w:hAnsi="Helvetica"/>
        </w:rPr>
        <w:t>directly connected to</w:t>
      </w:r>
      <w:r w:rsidR="00B175D1">
        <w:rPr>
          <w:rFonts w:ascii="Helvetica" w:hAnsi="Helvetica"/>
        </w:rPr>
        <w:t xml:space="preserve"> any</w:t>
      </w:r>
      <w:r>
        <w:rPr>
          <w:rFonts w:ascii="Helvetica" w:hAnsi="Helvetica"/>
        </w:rPr>
        <w:t xml:space="preserve"> other, and the average </w:t>
      </w:r>
      <w:r w:rsidR="00B175D1">
        <w:rPr>
          <w:rFonts w:ascii="Helvetica" w:hAnsi="Helvetica"/>
        </w:rPr>
        <w:t xml:space="preserve">network </w:t>
      </w:r>
      <w:r>
        <w:rPr>
          <w:rFonts w:ascii="Helvetica" w:hAnsi="Helvetica"/>
        </w:rPr>
        <w:t xml:space="preserve">distance between individuals </w:t>
      </w:r>
      <w:r w:rsidR="00F95568">
        <w:rPr>
          <w:rFonts w:ascii="Helvetica" w:hAnsi="Helvetica"/>
        </w:rPr>
        <w:t xml:space="preserve">was </w:t>
      </w:r>
      <w:r>
        <w:rPr>
          <w:rFonts w:ascii="Helvetica" w:hAnsi="Helvetica"/>
        </w:rPr>
        <w:t xml:space="preserve">short. We should expect to find very little polarization in this network, as information can diffuse across the network readily, and coordination among subgroups is impeded by the lack of mutual connections. The second social network </w:t>
      </w:r>
      <w:r w:rsidR="00DC7E00">
        <w:rPr>
          <w:rFonts w:ascii="Helvetica" w:hAnsi="Helvetica"/>
        </w:rPr>
        <w:t>was</w:t>
      </w:r>
      <w:r>
        <w:rPr>
          <w:rFonts w:ascii="Helvetica" w:hAnsi="Helvetica"/>
        </w:rPr>
        <w:t xml:space="preserve"> a “regular connected caveman” </w:t>
      </w:r>
      <w:r w:rsidR="00DC7E00">
        <w:rPr>
          <w:rFonts w:ascii="Helvetica" w:hAnsi="Helvetica"/>
        </w:rPr>
        <w:t>structure</w:t>
      </w:r>
      <w:r>
        <w:rPr>
          <w:rFonts w:ascii="Helvetica" w:hAnsi="Helvetica"/>
        </w:rPr>
        <w:t xml:space="preserve"> (Fig. 8b), which </w:t>
      </w:r>
      <w:r>
        <w:rPr>
          <w:rFonts w:ascii="Helvetica" w:hAnsi="Helvetica"/>
        </w:rPr>
        <w:lastRenderedPageBreak/>
        <w:t xml:space="preserve">exhibits high levels of clustering and large average distances between individuals. We should expect to find high levels of polarization in this network regardless of the </w:t>
      </w:r>
      <w:r w:rsidR="00F95568">
        <w:rPr>
          <w:rFonts w:ascii="Helvetica" w:hAnsi="Helvetica"/>
        </w:rPr>
        <w:t>level of interaction between clues</w:t>
      </w:r>
      <w:r>
        <w:rPr>
          <w:rFonts w:ascii="Helvetica" w:hAnsi="Helvetica"/>
        </w:rPr>
        <w:t xml:space="preserve">, as </w:t>
      </w:r>
      <w:r w:rsidR="00F95568">
        <w:rPr>
          <w:rFonts w:ascii="Helvetica" w:hAnsi="Helvetica"/>
        </w:rPr>
        <w:t>strong</w:t>
      </w:r>
      <w:r>
        <w:rPr>
          <w:rFonts w:ascii="Helvetica" w:hAnsi="Helvetica"/>
        </w:rPr>
        <w:t xml:space="preserve"> clustering makes it easy for subgroups to converge on a shared set of clues, and long average path lengths make it harder for information to spread between camps. </w:t>
      </w:r>
      <w:r w:rsidRPr="00E37EFC">
        <w:rPr>
          <w:rFonts w:ascii="Helvetica" w:hAnsi="Helvetica"/>
        </w:rPr>
        <w:t xml:space="preserve">Further </w:t>
      </w:r>
      <w:r w:rsidR="00DC7E00">
        <w:rPr>
          <w:rFonts w:ascii="Helvetica" w:hAnsi="Helvetica"/>
        </w:rPr>
        <w:t>information can be found in the “Social N</w:t>
      </w:r>
      <w:r w:rsidR="00DC7E00" w:rsidRPr="00E37EFC">
        <w:rPr>
          <w:rFonts w:ascii="Helvetica" w:hAnsi="Helvetica"/>
        </w:rPr>
        <w:t xml:space="preserve">etwork </w:t>
      </w:r>
      <w:r w:rsidR="00DC7E00">
        <w:rPr>
          <w:rFonts w:ascii="Helvetica" w:hAnsi="Helvetica"/>
        </w:rPr>
        <w:t>S</w:t>
      </w:r>
      <w:r w:rsidR="00DC7E00" w:rsidRPr="00E37EFC">
        <w:rPr>
          <w:rFonts w:ascii="Helvetica" w:hAnsi="Helvetica"/>
        </w:rPr>
        <w:t>tructure</w:t>
      </w:r>
      <w:r w:rsidR="00DC7E00">
        <w:rPr>
          <w:rFonts w:ascii="Helvetica" w:hAnsi="Helvetica"/>
        </w:rPr>
        <w:t>” section of the supplement</w:t>
      </w:r>
      <w:r w:rsidRPr="00E37EFC">
        <w:rPr>
          <w:rFonts w:ascii="Helvetica" w:hAnsi="Helvetica"/>
        </w:rPr>
        <w:t xml:space="preserve">. </w:t>
      </w:r>
    </w:p>
    <w:p w14:paraId="238F971B" w14:textId="77777777" w:rsidR="00614091" w:rsidRPr="00E37EFC" w:rsidRDefault="00614091" w:rsidP="00DC7E00">
      <w:pPr>
        <w:pStyle w:val="Teaser"/>
        <w:spacing w:line="480" w:lineRule="auto"/>
        <w:ind w:firstLine="720"/>
        <w:rPr>
          <w:rFonts w:ascii="Helvetica" w:hAnsi="Helvetica"/>
        </w:rPr>
      </w:pPr>
    </w:p>
    <w:p w14:paraId="59F46E2B" w14:textId="77777777" w:rsidR="00E37EFC" w:rsidRPr="00E37EFC" w:rsidRDefault="00E37EFC" w:rsidP="006A6D51">
      <w:pPr>
        <w:pStyle w:val="Teaser"/>
        <w:spacing w:line="480" w:lineRule="auto"/>
        <w:jc w:val="center"/>
        <w:rPr>
          <w:rFonts w:ascii="Helvetica" w:hAnsi="Helvetica"/>
        </w:rPr>
      </w:pPr>
      <w:r w:rsidRPr="00E37EFC">
        <w:rPr>
          <w:rFonts w:ascii="Helvetica" w:hAnsi="Helvetica"/>
        </w:rPr>
        <w:drawing>
          <wp:inline distT="0" distB="0" distL="0" distR="0" wp14:anchorId="57DB2522" wp14:editId="11276F91">
            <wp:extent cx="5010411" cy="2492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s.png"/>
                    <pic:cNvPicPr/>
                  </pic:nvPicPr>
                  <pic:blipFill>
                    <a:blip r:embed="rId20"/>
                    <a:stretch>
                      <a:fillRect/>
                    </a:stretch>
                  </pic:blipFill>
                  <pic:spPr>
                    <a:xfrm>
                      <a:off x="0" y="0"/>
                      <a:ext cx="5011673" cy="2493452"/>
                    </a:xfrm>
                    <a:prstGeom prst="rect">
                      <a:avLst/>
                    </a:prstGeom>
                  </pic:spPr>
                </pic:pic>
              </a:graphicData>
            </a:graphic>
          </wp:inline>
        </w:drawing>
      </w:r>
    </w:p>
    <w:p w14:paraId="3AF1DB12" w14:textId="38DA6DCC" w:rsidR="00E37EFC" w:rsidRDefault="00E37EFC" w:rsidP="00E5728B">
      <w:pPr>
        <w:pStyle w:val="Teaser"/>
        <w:spacing w:line="480" w:lineRule="auto"/>
        <w:jc w:val="center"/>
        <w:rPr>
          <w:rFonts w:ascii="Helvetica" w:hAnsi="Helvetica"/>
          <w:i/>
        </w:rPr>
      </w:pPr>
      <w:r w:rsidRPr="00E37EFC">
        <w:rPr>
          <w:rFonts w:ascii="Helvetica" w:hAnsi="Helvetica"/>
          <w:i/>
        </w:rPr>
        <w:t xml:space="preserve">Fig </w:t>
      </w:r>
      <w:r>
        <w:rPr>
          <w:rFonts w:ascii="Helvetica" w:hAnsi="Helvetica"/>
          <w:i/>
        </w:rPr>
        <w:t>8</w:t>
      </w:r>
      <w:r w:rsidRPr="00E37EFC">
        <w:rPr>
          <w:rFonts w:ascii="Helvetica" w:hAnsi="Helvetica"/>
          <w:i/>
        </w:rPr>
        <w:t xml:space="preserve">. </w:t>
      </w:r>
      <w:r w:rsidR="00F95568">
        <w:rPr>
          <w:rFonts w:ascii="Helvetica" w:hAnsi="Helvetica"/>
          <w:i/>
        </w:rPr>
        <w:t>Participants inhabit</w:t>
      </w:r>
      <w:r w:rsidRPr="00E37EFC">
        <w:rPr>
          <w:rFonts w:ascii="Helvetica" w:hAnsi="Helvetica"/>
          <w:i/>
        </w:rPr>
        <w:t xml:space="preserve"> 20-node regular degree-3 networks chosen to (A) minimize characteristic path length and clustering, and (B) maximize these attributes.</w:t>
      </w:r>
    </w:p>
    <w:p w14:paraId="2EB2FFDB" w14:textId="77777777" w:rsidR="00614091" w:rsidRDefault="00614091" w:rsidP="00E5728B">
      <w:pPr>
        <w:pStyle w:val="Teaser"/>
        <w:spacing w:line="480" w:lineRule="auto"/>
        <w:jc w:val="center"/>
        <w:rPr>
          <w:rFonts w:ascii="Helvetica" w:hAnsi="Helvetica"/>
        </w:rPr>
      </w:pPr>
    </w:p>
    <w:p w14:paraId="68615ED4" w14:textId="2439C4A7" w:rsidR="00E37EFC" w:rsidRPr="003017DC" w:rsidRDefault="00B175D1" w:rsidP="0064499C">
      <w:pPr>
        <w:pStyle w:val="Teaser"/>
        <w:spacing w:line="480" w:lineRule="auto"/>
        <w:ind w:firstLine="720"/>
        <w:rPr>
          <w:rFonts w:ascii="Helvetica" w:hAnsi="Helvetica"/>
          <w:i/>
        </w:rPr>
      </w:pPr>
      <w:r w:rsidRPr="00B175D1">
        <w:rPr>
          <w:rFonts w:ascii="Helvetica" w:hAnsi="Helvetica"/>
        </w:rPr>
        <w:t xml:space="preserve">Together these manipulations create four </w:t>
      </w:r>
      <w:r>
        <w:rPr>
          <w:rFonts w:ascii="Helvetica" w:hAnsi="Helvetica"/>
        </w:rPr>
        <w:t xml:space="preserve">separate </w:t>
      </w:r>
      <w:r w:rsidRPr="00B175D1">
        <w:rPr>
          <w:rFonts w:ascii="Helvetica" w:hAnsi="Helvetica"/>
        </w:rPr>
        <w:t xml:space="preserve">conditions. The </w:t>
      </w:r>
      <w:r>
        <w:rPr>
          <w:rFonts w:ascii="Helvetica" w:hAnsi="Helvetica"/>
        </w:rPr>
        <w:t>dodecahedral</w:t>
      </w:r>
      <w:r w:rsidRPr="00B175D1">
        <w:rPr>
          <w:rFonts w:ascii="Helvetica" w:hAnsi="Helvetica"/>
        </w:rPr>
        <w:t xml:space="preserve"> network and independent clue</w:t>
      </w:r>
      <w:r>
        <w:rPr>
          <w:rFonts w:ascii="Helvetica" w:hAnsi="Helvetica"/>
        </w:rPr>
        <w:t xml:space="preserve"> set</w:t>
      </w:r>
      <w:r w:rsidRPr="00B175D1">
        <w:rPr>
          <w:rFonts w:ascii="Helvetica" w:hAnsi="Helvetica"/>
        </w:rPr>
        <w:t xml:space="preserve"> </w:t>
      </w:r>
      <w:r w:rsidR="00983FE0">
        <w:rPr>
          <w:rFonts w:ascii="Helvetica" w:hAnsi="Helvetica"/>
        </w:rPr>
        <w:t>formed</w:t>
      </w:r>
      <w:r w:rsidRPr="00B175D1">
        <w:rPr>
          <w:rFonts w:ascii="Helvetica" w:hAnsi="Helvetica"/>
        </w:rPr>
        <w:t xml:space="preserve"> </w:t>
      </w:r>
      <w:r w:rsidR="00983FE0">
        <w:rPr>
          <w:rFonts w:ascii="Helvetica" w:hAnsi="Helvetica"/>
        </w:rPr>
        <w:t>a</w:t>
      </w:r>
      <w:r w:rsidR="00983FE0" w:rsidRPr="00B175D1">
        <w:rPr>
          <w:rFonts w:ascii="Helvetica" w:hAnsi="Helvetica"/>
        </w:rPr>
        <w:t xml:space="preserve"> </w:t>
      </w:r>
      <w:r w:rsidRPr="00B175D1">
        <w:rPr>
          <w:rFonts w:ascii="Helvetica" w:hAnsi="Helvetica"/>
        </w:rPr>
        <w:t>baseline condition</w:t>
      </w:r>
      <w:r>
        <w:rPr>
          <w:rFonts w:ascii="Helvetica" w:hAnsi="Helvetica"/>
        </w:rPr>
        <w:t>.</w:t>
      </w:r>
      <w:r w:rsidRPr="00B175D1">
        <w:rPr>
          <w:rFonts w:ascii="Helvetica" w:hAnsi="Helvetica"/>
        </w:rPr>
        <w:t xml:space="preserve"> </w:t>
      </w:r>
      <w:r w:rsidR="00983FE0">
        <w:rPr>
          <w:rFonts w:ascii="Helvetica" w:hAnsi="Helvetica"/>
        </w:rPr>
        <w:t xml:space="preserve">Contrasted with the baseline, </w:t>
      </w:r>
      <w:r>
        <w:rPr>
          <w:rFonts w:ascii="Helvetica" w:hAnsi="Helvetica"/>
        </w:rPr>
        <w:t xml:space="preserve">experimental conditions </w:t>
      </w:r>
      <w:r w:rsidR="00983FE0">
        <w:rPr>
          <w:rFonts w:ascii="Helvetica" w:hAnsi="Helvetica"/>
        </w:rPr>
        <w:t>measured</w:t>
      </w:r>
      <w:r>
        <w:rPr>
          <w:rFonts w:ascii="Helvetica" w:hAnsi="Helvetica"/>
        </w:rPr>
        <w:t xml:space="preserve"> the effect of interdependence, </w:t>
      </w:r>
      <w:r w:rsidR="00983FE0">
        <w:rPr>
          <w:rFonts w:ascii="Helvetica" w:hAnsi="Helvetica"/>
        </w:rPr>
        <w:t xml:space="preserve">the effect of </w:t>
      </w:r>
      <w:r>
        <w:rPr>
          <w:rFonts w:ascii="Helvetica" w:hAnsi="Helvetica"/>
        </w:rPr>
        <w:t xml:space="preserve">social network structure, and </w:t>
      </w:r>
      <w:r w:rsidR="00983FE0">
        <w:rPr>
          <w:rFonts w:ascii="Helvetica" w:hAnsi="Helvetica"/>
        </w:rPr>
        <w:t>the effect of both manipulations combined</w:t>
      </w:r>
      <w:r>
        <w:rPr>
          <w:rFonts w:ascii="Helvetica" w:hAnsi="Helvetica"/>
        </w:rPr>
        <w:t xml:space="preserve">. </w:t>
      </w:r>
      <w:r w:rsidRPr="00B175D1">
        <w:rPr>
          <w:rFonts w:ascii="Helvetica" w:hAnsi="Helvetica"/>
        </w:rPr>
        <w:t xml:space="preserve">Blocks of four </w:t>
      </w:r>
      <w:r>
        <w:rPr>
          <w:rFonts w:ascii="Helvetica" w:hAnsi="Helvetica"/>
        </w:rPr>
        <w:lastRenderedPageBreak/>
        <w:t xml:space="preserve">simultaneous </w:t>
      </w:r>
      <w:r w:rsidRPr="00B175D1">
        <w:rPr>
          <w:rFonts w:ascii="Helvetica" w:hAnsi="Helvetica"/>
        </w:rPr>
        <w:t>games were constructed with one game in each condition.</w:t>
      </w:r>
      <w:r w:rsidR="00E37EFC">
        <w:rPr>
          <w:rFonts w:ascii="Helvetica" w:hAnsi="Helvetica"/>
        </w:rPr>
        <w:t xml:space="preserve"> </w:t>
      </w:r>
      <w:r w:rsidR="00983FE0" w:rsidRPr="003017DC">
        <w:rPr>
          <w:rFonts w:ascii="Helvetica" w:hAnsi="Helvetica"/>
        </w:rPr>
        <w:t xml:space="preserve">To guard against </w:t>
      </w:r>
      <w:r w:rsidR="00983FE0">
        <w:rPr>
          <w:rFonts w:ascii="Helvetica" w:hAnsi="Helvetica"/>
        </w:rPr>
        <w:t xml:space="preserve">latent </w:t>
      </w:r>
      <w:r w:rsidR="00983FE0" w:rsidRPr="003017DC">
        <w:rPr>
          <w:rFonts w:ascii="Helvetica" w:hAnsi="Helvetica"/>
        </w:rPr>
        <w:t xml:space="preserve">external biases, </w:t>
      </w:r>
      <w:r w:rsidR="00983FE0">
        <w:rPr>
          <w:rFonts w:ascii="Helvetica" w:hAnsi="Helvetica"/>
        </w:rPr>
        <w:t>each block used a different</w:t>
      </w:r>
      <w:r w:rsidR="00983FE0">
        <w:rPr>
          <w:rFonts w:ascii="Helvetica" w:hAnsi="Helvetica"/>
        </w:rPr>
        <w:t xml:space="preserve"> </w:t>
      </w:r>
      <w:r w:rsidR="00983FE0">
        <w:rPr>
          <w:rFonts w:ascii="Helvetica" w:hAnsi="Helvetica"/>
        </w:rPr>
        <w:t xml:space="preserve">randomly-generated set of clues. </w:t>
      </w:r>
      <w:r w:rsidR="00983FE0">
        <w:rPr>
          <w:rFonts w:ascii="Helvetica" w:hAnsi="Helvetica"/>
        </w:rPr>
        <w:t>Clue assignments varied as little as possible within each block</w:t>
      </w:r>
      <w:r w:rsidR="00E37EFC" w:rsidRPr="00E37EFC">
        <w:rPr>
          <w:rFonts w:ascii="Helvetica" w:hAnsi="Helvetica"/>
        </w:rPr>
        <w:t xml:space="preserve">, such that the clues </w:t>
      </w:r>
      <w:r w:rsidR="00DC7E00">
        <w:rPr>
          <w:rFonts w:ascii="Helvetica" w:hAnsi="Helvetica"/>
        </w:rPr>
        <w:t xml:space="preserve">assigned to a particular network position in one game </w:t>
      </w:r>
      <w:r w:rsidR="00E37EFC" w:rsidRPr="00E37EFC">
        <w:rPr>
          <w:rFonts w:ascii="Helvetica" w:hAnsi="Helvetica"/>
        </w:rPr>
        <w:t>correspond</w:t>
      </w:r>
      <w:r w:rsidR="00F95568">
        <w:rPr>
          <w:rFonts w:ascii="Helvetica" w:hAnsi="Helvetica"/>
        </w:rPr>
        <w:t>ed</w:t>
      </w:r>
      <w:r w:rsidR="00E37EFC" w:rsidRPr="00E37EFC">
        <w:rPr>
          <w:rFonts w:ascii="Helvetica" w:hAnsi="Helvetica"/>
        </w:rPr>
        <w:t xml:space="preserve"> to </w:t>
      </w:r>
      <w:r w:rsidR="00DC7E00">
        <w:rPr>
          <w:rFonts w:ascii="Helvetica" w:hAnsi="Helvetica"/>
        </w:rPr>
        <w:t>those assigned to</w:t>
      </w:r>
      <w:r w:rsidR="00E37EFC" w:rsidRPr="00E37EFC">
        <w:rPr>
          <w:rFonts w:ascii="Helvetica" w:hAnsi="Helvetica"/>
        </w:rPr>
        <w:t xml:space="preserve"> the same network position in the other</w:t>
      </w:r>
      <w:r w:rsidR="00983FE0">
        <w:rPr>
          <w:rFonts w:ascii="Helvetica" w:hAnsi="Helvetica"/>
        </w:rPr>
        <w:t xml:space="preserve"> three</w:t>
      </w:r>
      <w:r w:rsidR="00E37EFC" w:rsidRPr="00E37EFC">
        <w:rPr>
          <w:rFonts w:ascii="Helvetica" w:hAnsi="Helvetica"/>
        </w:rPr>
        <w:t xml:space="preserve"> games. </w:t>
      </w:r>
      <w:r w:rsidR="00DC7E00">
        <w:rPr>
          <w:rFonts w:ascii="Helvetica" w:hAnsi="Helvetica"/>
        </w:rPr>
        <w:t>Upon completing training, participants were</w:t>
      </w:r>
      <w:r w:rsidR="00E37EFC" w:rsidRPr="00E37EFC">
        <w:rPr>
          <w:rFonts w:ascii="Helvetica" w:hAnsi="Helvetica"/>
        </w:rPr>
        <w:t xml:space="preserve"> randomly assigned to positions within </w:t>
      </w:r>
      <w:r w:rsidR="00983FE0">
        <w:rPr>
          <w:rFonts w:ascii="Helvetica" w:hAnsi="Helvetica"/>
        </w:rPr>
        <w:t>a</w:t>
      </w:r>
      <w:r w:rsidR="00983FE0" w:rsidRPr="00E37EFC">
        <w:rPr>
          <w:rFonts w:ascii="Helvetica" w:hAnsi="Helvetica"/>
        </w:rPr>
        <w:t xml:space="preserve"> </w:t>
      </w:r>
      <w:r w:rsidR="00E37EFC" w:rsidRPr="00E37EFC">
        <w:rPr>
          <w:rFonts w:ascii="Helvetica" w:hAnsi="Helvetica"/>
        </w:rPr>
        <w:t>block</w:t>
      </w:r>
      <w:r w:rsidR="00DC7E00">
        <w:rPr>
          <w:rFonts w:ascii="Helvetica" w:hAnsi="Helvetica"/>
        </w:rPr>
        <w:t xml:space="preserve">, </w:t>
      </w:r>
      <w:r w:rsidR="00F95568">
        <w:rPr>
          <w:rFonts w:ascii="Helvetica" w:hAnsi="Helvetica"/>
        </w:rPr>
        <w:t>blind to their treatment condition</w:t>
      </w:r>
      <w:r w:rsidR="00E37EFC" w:rsidRPr="00E37EFC">
        <w:rPr>
          <w:rFonts w:ascii="Helvetica" w:hAnsi="Helvetica"/>
        </w:rPr>
        <w:t xml:space="preserve">. </w:t>
      </w:r>
      <w:r w:rsidR="00983FE0">
        <w:rPr>
          <w:rFonts w:ascii="Helvetica" w:hAnsi="Helvetica"/>
        </w:rPr>
        <w:t>I treated g</w:t>
      </w:r>
      <w:r w:rsidR="00983FE0" w:rsidRPr="00E37EFC">
        <w:rPr>
          <w:rFonts w:ascii="Helvetica" w:hAnsi="Helvetica"/>
        </w:rPr>
        <w:t xml:space="preserve">ames </w:t>
      </w:r>
      <w:r w:rsidR="00E37EFC" w:rsidRPr="00E37EFC">
        <w:rPr>
          <w:rFonts w:ascii="Helvetica" w:hAnsi="Helvetica"/>
        </w:rPr>
        <w:t>within each block as matched samples</w:t>
      </w:r>
      <w:r w:rsidR="00DC7E00">
        <w:rPr>
          <w:rFonts w:ascii="Helvetica" w:hAnsi="Helvetica"/>
        </w:rPr>
        <w:t xml:space="preserve">, </w:t>
      </w:r>
      <w:r w:rsidR="00983FE0">
        <w:rPr>
          <w:rFonts w:ascii="Helvetica" w:hAnsi="Helvetica"/>
        </w:rPr>
        <w:t>us</w:t>
      </w:r>
      <w:r w:rsidR="00904DD0">
        <w:rPr>
          <w:rFonts w:ascii="Helvetica" w:hAnsi="Helvetica"/>
        </w:rPr>
        <w:t>ing</w:t>
      </w:r>
      <w:r w:rsidR="00983FE0">
        <w:rPr>
          <w:rFonts w:ascii="Helvetica" w:hAnsi="Helvetica"/>
        </w:rPr>
        <w:t xml:space="preserve"> </w:t>
      </w:r>
      <w:r w:rsidR="00DC7E00">
        <w:rPr>
          <w:rFonts w:ascii="Helvetica" w:hAnsi="Helvetica"/>
        </w:rPr>
        <w:t xml:space="preserve">one-sided pairwise t-tests to assess the differences between each </w:t>
      </w:r>
      <w:r w:rsidR="00EC062D">
        <w:rPr>
          <w:rFonts w:ascii="Helvetica" w:hAnsi="Helvetica"/>
        </w:rPr>
        <w:t xml:space="preserve">experimental </w:t>
      </w:r>
      <w:r w:rsidR="00DC7E00">
        <w:rPr>
          <w:rFonts w:ascii="Helvetica" w:hAnsi="Helvetica"/>
        </w:rPr>
        <w:t>condition and the baseline.</w:t>
      </w:r>
    </w:p>
    <w:p w14:paraId="07962312" w14:textId="328F9DE0" w:rsidR="00E37EFC" w:rsidRDefault="00E37EFC" w:rsidP="00DC7E00">
      <w:pPr>
        <w:pStyle w:val="Teaser"/>
        <w:spacing w:line="480" w:lineRule="auto"/>
        <w:rPr>
          <w:rFonts w:ascii="Helvetica" w:hAnsi="Helvetica"/>
        </w:rPr>
      </w:pPr>
      <w:r>
        <w:rPr>
          <w:rFonts w:ascii="Helvetica" w:hAnsi="Helvetica"/>
        </w:rPr>
        <w:t>Experimental Results</w:t>
      </w:r>
    </w:p>
    <w:p w14:paraId="17D5EFF9" w14:textId="00AE6CE2" w:rsidR="00614091" w:rsidRDefault="00983FE0" w:rsidP="00614091">
      <w:pPr>
        <w:pStyle w:val="Teaser"/>
        <w:spacing w:line="480" w:lineRule="auto"/>
        <w:ind w:firstLine="720"/>
        <w:rPr>
          <w:rFonts w:ascii="Helvetica" w:hAnsi="Helvetica"/>
        </w:rPr>
      </w:pPr>
      <w:commentRangeStart w:id="52"/>
      <w:commentRangeStart w:id="53"/>
      <w:r>
        <w:rPr>
          <w:rFonts w:ascii="Helvetica" w:hAnsi="Helvetica"/>
        </w:rPr>
        <w:t>Ove</w:t>
      </w:r>
      <w:commentRangeEnd w:id="53"/>
      <w:r w:rsidR="00614091">
        <w:rPr>
          <w:rStyle w:val="CommentReference"/>
        </w:rPr>
        <w:commentReference w:id="53"/>
      </w:r>
      <w:r>
        <w:rPr>
          <w:rFonts w:ascii="Helvetica" w:hAnsi="Helvetica"/>
        </w:rPr>
        <w:t xml:space="preserve">r </w:t>
      </w:r>
      <w:r>
        <w:rPr>
          <w:rFonts w:ascii="Helvetica" w:hAnsi="Helvetica"/>
        </w:rPr>
        <w:t>eight</w:t>
      </w:r>
      <w:r>
        <w:rPr>
          <w:rFonts w:ascii="Helvetica" w:hAnsi="Helvetica"/>
        </w:rPr>
        <w:t xml:space="preserve"> minutes of gameplay, participants on average made 28.4 classifications and adopted 16.2 clues as promising leads.</w:t>
      </w:r>
      <w:r>
        <w:rPr>
          <w:rFonts w:ascii="Helvetica" w:hAnsi="Helvetica"/>
        </w:rPr>
        <w:t xml:space="preserve"> </w:t>
      </w:r>
      <w:r w:rsidR="006D6F2F">
        <w:rPr>
          <w:rFonts w:ascii="Helvetica" w:hAnsi="Helvetica"/>
        </w:rPr>
        <w:t>Even though</w:t>
      </w:r>
      <w:r w:rsidR="00E37EFC" w:rsidRPr="003017DC">
        <w:rPr>
          <w:rFonts w:ascii="Helvetica" w:hAnsi="Helvetica"/>
        </w:rPr>
        <w:t xml:space="preserve"> there </w:t>
      </w:r>
      <w:r w:rsidR="00E37EFC">
        <w:rPr>
          <w:rFonts w:ascii="Helvetica" w:hAnsi="Helvetica"/>
        </w:rPr>
        <w:t>were</w:t>
      </w:r>
      <w:r w:rsidR="00E37EFC" w:rsidRPr="003017DC">
        <w:rPr>
          <w:rFonts w:ascii="Helvetica" w:hAnsi="Helvetica"/>
        </w:rPr>
        <w:t xml:space="preserve"> </w:t>
      </w:r>
      <w:r w:rsidR="00E37EFC" w:rsidRPr="003017DC">
        <w:rPr>
          <w:rFonts w:ascii="Helvetica" w:hAnsi="Helvetica"/>
        </w:rPr>
        <w:t>no solution</w:t>
      </w:r>
      <w:r w:rsidR="00E37EFC">
        <w:rPr>
          <w:rFonts w:ascii="Helvetica" w:hAnsi="Helvetica"/>
        </w:rPr>
        <w:t>s</w:t>
      </w:r>
      <w:r w:rsidR="00E37EFC" w:rsidRPr="003017DC">
        <w:rPr>
          <w:rFonts w:ascii="Helvetica" w:hAnsi="Helvetica"/>
        </w:rPr>
        <w:t xml:space="preserve"> to the </w:t>
      </w:r>
      <w:r w:rsidR="00E37EFC">
        <w:rPr>
          <w:rFonts w:ascii="Helvetica" w:hAnsi="Helvetica"/>
        </w:rPr>
        <w:t xml:space="preserve">given </w:t>
      </w:r>
      <w:r w:rsidR="00E37EFC" w:rsidRPr="003017DC">
        <w:rPr>
          <w:rFonts w:ascii="Helvetica" w:hAnsi="Helvetica"/>
        </w:rPr>
        <w:t>myster</w:t>
      </w:r>
      <w:r w:rsidR="00E37EFC">
        <w:rPr>
          <w:rFonts w:ascii="Helvetica" w:hAnsi="Helvetica"/>
        </w:rPr>
        <w:t>ies</w:t>
      </w:r>
      <w:r w:rsidR="00E37EFC" w:rsidRPr="003017DC">
        <w:rPr>
          <w:rFonts w:ascii="Helvetica" w:hAnsi="Helvetica"/>
        </w:rPr>
        <w:t xml:space="preserve">, and </w:t>
      </w:r>
      <w:r>
        <w:rPr>
          <w:rFonts w:ascii="Helvetica" w:hAnsi="Helvetica"/>
        </w:rPr>
        <w:t>clues were perfectly symmetric</w:t>
      </w:r>
      <w:r w:rsidR="00EC062D">
        <w:rPr>
          <w:rFonts w:ascii="Helvetica" w:hAnsi="Helvetica"/>
        </w:rPr>
        <w:t xml:space="preserve"> </w:t>
      </w:r>
      <w:r w:rsidR="00DC7E00">
        <w:rPr>
          <w:rFonts w:ascii="Helvetica" w:hAnsi="Helvetica"/>
        </w:rPr>
        <w:t xml:space="preserve">and </w:t>
      </w:r>
      <w:r w:rsidR="00E37EFC">
        <w:rPr>
          <w:rFonts w:ascii="Helvetica" w:hAnsi="Helvetica"/>
        </w:rPr>
        <w:t>seeded equally</w:t>
      </w:r>
      <w:r w:rsidR="00DC7E00">
        <w:rPr>
          <w:rFonts w:ascii="Helvetica" w:hAnsi="Helvetica"/>
        </w:rPr>
        <w:t xml:space="preserve"> in the population</w:t>
      </w:r>
      <w:r w:rsidR="00E37EFC" w:rsidRPr="003017DC">
        <w:rPr>
          <w:rFonts w:ascii="Helvetica" w:hAnsi="Helvetica"/>
        </w:rPr>
        <w:t xml:space="preserve">, participants </w:t>
      </w:r>
      <w:r w:rsidR="00E37EFC">
        <w:rPr>
          <w:rFonts w:ascii="Helvetica" w:hAnsi="Helvetica"/>
        </w:rPr>
        <w:t>came</w:t>
      </w:r>
      <w:r w:rsidR="00E37EFC" w:rsidRPr="003017DC">
        <w:rPr>
          <w:rFonts w:ascii="Helvetica" w:hAnsi="Helvetica"/>
        </w:rPr>
        <w:t xml:space="preserve"> to strongly-held beliefs about which </w:t>
      </w:r>
      <w:r w:rsidR="00E37EFC">
        <w:rPr>
          <w:rFonts w:ascii="Helvetica" w:hAnsi="Helvetica"/>
        </w:rPr>
        <w:t>suspect</w:t>
      </w:r>
      <w:r w:rsidR="00E37EFC" w:rsidRPr="003017DC">
        <w:rPr>
          <w:rFonts w:ascii="Helvetica" w:hAnsi="Helvetica"/>
        </w:rPr>
        <w:t xml:space="preserve"> </w:t>
      </w:r>
      <w:r w:rsidR="00E37EFC">
        <w:rPr>
          <w:rFonts w:ascii="Helvetica" w:hAnsi="Helvetica"/>
        </w:rPr>
        <w:t>was</w:t>
      </w:r>
      <w:r w:rsidR="00E37EFC" w:rsidRPr="003017DC">
        <w:rPr>
          <w:rFonts w:ascii="Helvetica" w:hAnsi="Helvetica"/>
        </w:rPr>
        <w:t xml:space="preserve"> guilty and how they performed the</w:t>
      </w:r>
      <w:commentRangeStart w:id="54"/>
      <w:r w:rsidR="00E37EFC" w:rsidRPr="003017DC">
        <w:rPr>
          <w:rFonts w:ascii="Helvetica" w:hAnsi="Helvetica"/>
        </w:rPr>
        <w:t xml:space="preserve"> crime</w:t>
      </w:r>
      <w:commentRangeEnd w:id="54"/>
      <w:r w:rsidR="00E37EFC">
        <w:rPr>
          <w:rStyle w:val="CommentReference"/>
        </w:rPr>
        <w:commentReference w:id="54"/>
      </w:r>
      <w:r w:rsidR="00E37EFC" w:rsidRPr="003017DC">
        <w:rPr>
          <w:rFonts w:ascii="Helvetica" w:hAnsi="Helvetica"/>
        </w:rPr>
        <w:t xml:space="preserve">. For example, over half of participants reported confidence in at least one </w:t>
      </w:r>
      <w:r w:rsidR="00E37EFC">
        <w:rPr>
          <w:rFonts w:ascii="Helvetica" w:hAnsi="Helvetica"/>
        </w:rPr>
        <w:t xml:space="preserve">aspect of the mystery </w:t>
      </w:r>
      <w:r w:rsidR="00E37EFC" w:rsidRPr="003017DC">
        <w:rPr>
          <w:rFonts w:ascii="Helvetica" w:hAnsi="Helvetica"/>
        </w:rPr>
        <w:t>of 95% or greater</w:t>
      </w:r>
      <w:r w:rsidR="00E37EFC">
        <w:rPr>
          <w:rFonts w:ascii="Helvetica" w:hAnsi="Helvetica"/>
        </w:rPr>
        <w:t xml:space="preserve">, and the average difference in confidence between the most and least likely suspect, vehicle, tool, etc. was over 30% in each category. </w:t>
      </w:r>
      <w:commentRangeEnd w:id="52"/>
      <w:r w:rsidR="00904DD0">
        <w:rPr>
          <w:rStyle w:val="CommentReference"/>
        </w:rPr>
        <w:commentReference w:id="52"/>
      </w:r>
    </w:p>
    <w:p w14:paraId="28BDD49D" w14:textId="2498C87B" w:rsidR="00B175D1" w:rsidRDefault="00DC7E00" w:rsidP="00E5728B">
      <w:pPr>
        <w:pStyle w:val="Teaser"/>
        <w:spacing w:line="480" w:lineRule="auto"/>
        <w:ind w:firstLine="720"/>
        <w:rPr>
          <w:rFonts w:ascii="Helvetica" w:hAnsi="Helvetica"/>
        </w:rPr>
      </w:pPr>
      <w:r>
        <w:rPr>
          <w:rFonts w:ascii="Helvetica" w:hAnsi="Helvetica"/>
        </w:rPr>
        <w:t xml:space="preserve">The baseline condition </w:t>
      </w:r>
      <w:r w:rsidR="00E5728B">
        <w:rPr>
          <w:rFonts w:ascii="Helvetica" w:hAnsi="Helvetica"/>
        </w:rPr>
        <w:t>consisted of</w:t>
      </w:r>
      <w:r>
        <w:rPr>
          <w:rFonts w:ascii="Helvetica" w:hAnsi="Helvetica"/>
        </w:rPr>
        <w:t xml:space="preserve"> independent clues diffusing through the non-polarizing dodecahedral social network. This condition </w:t>
      </w:r>
      <w:r w:rsidR="00B175D1">
        <w:rPr>
          <w:rFonts w:ascii="Helvetica" w:hAnsi="Helvetica"/>
        </w:rPr>
        <w:t>approximates</w:t>
      </w:r>
      <w:r>
        <w:rPr>
          <w:rFonts w:ascii="Helvetica" w:hAnsi="Helvetica"/>
        </w:rPr>
        <w:t xml:space="preserve"> the conditions of independent diffusion assumed broadly in the social contagion literature. </w:t>
      </w:r>
      <w:r w:rsidR="00B175D1">
        <w:rPr>
          <w:rFonts w:ascii="Helvetica" w:hAnsi="Helvetica"/>
        </w:rPr>
        <w:t>However, d</w:t>
      </w:r>
      <w:r w:rsidR="00B175D1">
        <w:rPr>
          <w:rFonts w:ascii="Helvetica" w:hAnsi="Helvetica"/>
        </w:rPr>
        <w:t xml:space="preserve">espite </w:t>
      </w:r>
      <w:r>
        <w:rPr>
          <w:rFonts w:ascii="Helvetica" w:hAnsi="Helvetica"/>
        </w:rPr>
        <w:t xml:space="preserve">the </w:t>
      </w:r>
      <w:r w:rsidR="00F95568">
        <w:rPr>
          <w:rFonts w:ascii="Helvetica" w:hAnsi="Helvetica"/>
        </w:rPr>
        <w:t xml:space="preserve">level of control afforded by a laboratory experiment, </w:t>
      </w:r>
      <w:r w:rsidR="00B175D1">
        <w:rPr>
          <w:rFonts w:ascii="Helvetica" w:hAnsi="Helvetica"/>
        </w:rPr>
        <w:t xml:space="preserve">this condition does not </w:t>
      </w:r>
      <w:r w:rsidR="00B175D1">
        <w:rPr>
          <w:rFonts w:ascii="Helvetica" w:hAnsi="Helvetica"/>
        </w:rPr>
        <w:lastRenderedPageBreak/>
        <w:t>perfectly eliminate all interactions between clues. For example, even though</w:t>
      </w:r>
      <w:r w:rsidR="00F95568">
        <w:rPr>
          <w:rFonts w:ascii="Helvetica" w:hAnsi="Helvetica"/>
        </w:rPr>
        <w:t xml:space="preserve"> the independent</w:t>
      </w:r>
      <w:r w:rsidR="00B175D1">
        <w:rPr>
          <w:rFonts w:ascii="Helvetica" w:hAnsi="Helvetica"/>
        </w:rPr>
        <w:t xml:space="preserve"> </w:t>
      </w:r>
      <w:r w:rsidR="00F95568">
        <w:rPr>
          <w:rFonts w:ascii="Helvetica" w:hAnsi="Helvetica"/>
        </w:rPr>
        <w:t>clue set contain</w:t>
      </w:r>
      <w:r w:rsidR="00B175D1">
        <w:rPr>
          <w:rFonts w:ascii="Helvetica" w:hAnsi="Helvetica"/>
        </w:rPr>
        <w:t>s</w:t>
      </w:r>
      <w:r w:rsidR="00F95568">
        <w:rPr>
          <w:rFonts w:ascii="Helvetica" w:hAnsi="Helvetica"/>
        </w:rPr>
        <w:t xml:space="preserve"> no explicit links between </w:t>
      </w:r>
      <w:r w:rsidR="00B175D1">
        <w:rPr>
          <w:rFonts w:ascii="Helvetica" w:hAnsi="Helvetica"/>
        </w:rPr>
        <w:t xml:space="preserve">suspects, </w:t>
      </w:r>
      <w:del w:id="55" w:author="James" w:date="2020-09-17T09:12:00Z">
        <w:r w:rsidR="00B175D1" w:rsidDel="00FD4D31">
          <w:rPr>
            <w:rFonts w:ascii="Helvetica" w:hAnsi="Helvetica"/>
          </w:rPr>
          <w:delText>there may be</w:delText>
        </w:r>
      </w:del>
      <w:ins w:id="56" w:author="James" w:date="2020-09-17T09:12:00Z">
        <w:r w:rsidR="00FD4D31">
          <w:rPr>
            <w:rFonts w:ascii="Helvetica" w:hAnsi="Helvetica"/>
          </w:rPr>
          <w:t>participants may draw</w:t>
        </w:r>
      </w:ins>
      <w:r w:rsidR="00B175D1">
        <w:rPr>
          <w:rFonts w:ascii="Helvetica" w:hAnsi="Helvetica"/>
        </w:rPr>
        <w:t xml:space="preserve"> an implicit connection between the guilt of one suspect and the presumed innocence of another.</w:t>
      </w:r>
      <w:r w:rsidR="00F95568">
        <w:rPr>
          <w:rFonts w:ascii="Helvetica" w:hAnsi="Helvetica"/>
        </w:rPr>
        <w:t xml:space="preserve"> This imperfect control means that </w:t>
      </w:r>
      <w:r w:rsidR="00B175D1">
        <w:rPr>
          <w:rFonts w:ascii="Helvetica" w:hAnsi="Helvetica"/>
        </w:rPr>
        <w:t>measured differences between independent and interdependent conditions</w:t>
      </w:r>
      <w:r w:rsidR="00F95568">
        <w:rPr>
          <w:rFonts w:ascii="Helvetica" w:hAnsi="Helvetica"/>
        </w:rPr>
        <w:t xml:space="preserve"> will </w:t>
      </w:r>
      <w:r w:rsidR="00B175D1">
        <w:rPr>
          <w:rFonts w:ascii="Helvetica" w:hAnsi="Helvetica"/>
        </w:rPr>
        <w:t xml:space="preserve">underestimate the true effect of </w:t>
      </w:r>
      <w:r w:rsidR="0064499C">
        <w:rPr>
          <w:rFonts w:ascii="Helvetica" w:hAnsi="Helvetica"/>
        </w:rPr>
        <w:t>belief interaction</w:t>
      </w:r>
      <w:r w:rsidR="00F95568">
        <w:rPr>
          <w:rFonts w:ascii="Helvetica" w:hAnsi="Helvetica"/>
        </w:rPr>
        <w:t>.</w:t>
      </w:r>
    </w:p>
    <w:p w14:paraId="22D372D2" w14:textId="18EEBD92" w:rsidR="00E37EFC" w:rsidRPr="00E5728B" w:rsidRDefault="00B175D1" w:rsidP="00C52E25">
      <w:pPr>
        <w:pStyle w:val="Teaser"/>
        <w:spacing w:line="480" w:lineRule="auto"/>
        <w:rPr>
          <w:rFonts w:ascii="Helvetica" w:hAnsi="Helvetica"/>
          <w:i/>
        </w:rPr>
      </w:pPr>
      <w:r w:rsidRPr="00E5728B">
        <w:rPr>
          <w:rFonts w:ascii="Helvetica" w:hAnsi="Helvetica"/>
          <w:i/>
        </w:rPr>
        <w:t>Finding</w:t>
      </w:r>
      <w:r w:rsidRPr="00E5728B">
        <w:rPr>
          <w:rFonts w:ascii="Helvetica" w:hAnsi="Helvetica"/>
          <w:i/>
        </w:rPr>
        <w:t xml:space="preserve"> </w:t>
      </w:r>
      <w:r w:rsidR="00E37EFC" w:rsidRPr="00E5728B">
        <w:rPr>
          <w:rFonts w:ascii="Helvetica" w:hAnsi="Helvetica"/>
          <w:i/>
        </w:rPr>
        <w:t xml:space="preserve">1: </w:t>
      </w:r>
      <w:r w:rsidRPr="00E5728B">
        <w:rPr>
          <w:rFonts w:ascii="Helvetica" w:hAnsi="Helvetica"/>
          <w:i/>
        </w:rPr>
        <w:t>Interdependent diffusion has a measurable polarizing influence</w:t>
      </w:r>
    </w:p>
    <w:p w14:paraId="169EE432" w14:textId="7CBEBCBA" w:rsidR="00DC7E00" w:rsidRDefault="00B175D1" w:rsidP="00B175D1">
      <w:pPr>
        <w:pStyle w:val="Teaser"/>
        <w:spacing w:line="480" w:lineRule="auto"/>
        <w:ind w:firstLine="720"/>
        <w:rPr>
          <w:rFonts w:ascii="Helvetica" w:hAnsi="Helvetica"/>
        </w:rPr>
      </w:pPr>
      <w:r>
        <w:rPr>
          <w:rFonts w:ascii="Helvetica" w:hAnsi="Helvetica"/>
        </w:rPr>
        <w:t>The first finding of this experiment confirms</w:t>
      </w:r>
      <w:r w:rsidR="00DC7E00">
        <w:rPr>
          <w:rFonts w:ascii="Helvetica" w:hAnsi="Helvetica"/>
        </w:rPr>
        <w:t xml:space="preserve"> the theoretical prediction</w:t>
      </w:r>
      <w:r w:rsidR="00E37EFC">
        <w:rPr>
          <w:rFonts w:ascii="Helvetica" w:hAnsi="Helvetica"/>
        </w:rPr>
        <w:t xml:space="preserve"> </w:t>
      </w:r>
      <w:r w:rsidR="00DC7E00">
        <w:rPr>
          <w:rFonts w:ascii="Helvetica" w:hAnsi="Helvetica"/>
        </w:rPr>
        <w:t>that</w:t>
      </w:r>
      <w:r w:rsidR="00E37EFC">
        <w:rPr>
          <w:rFonts w:ascii="Helvetica" w:hAnsi="Helvetica"/>
        </w:rPr>
        <w:t xml:space="preserve"> </w:t>
      </w:r>
      <w:r w:rsidR="00DC7E00">
        <w:rPr>
          <w:rFonts w:ascii="Helvetica" w:hAnsi="Helvetica"/>
        </w:rPr>
        <w:t xml:space="preserve">interdependence between diffusants has a previously unobserved polarizing influence on the population’s adoption behavior. </w:t>
      </w:r>
      <w:r>
        <w:rPr>
          <w:rFonts w:ascii="Helvetica" w:hAnsi="Helvetica"/>
        </w:rPr>
        <w:t>Increasing the level of interdependence between clues above the baseline condition (all else held constant)</w:t>
      </w:r>
      <w:r w:rsidR="00904DD0">
        <w:rPr>
          <w:rFonts w:ascii="Helvetica" w:hAnsi="Helvetica"/>
        </w:rPr>
        <w:t xml:space="preserve"> measurably</w:t>
      </w:r>
      <w:r>
        <w:rPr>
          <w:rFonts w:ascii="Helvetica" w:hAnsi="Helvetica"/>
        </w:rPr>
        <w:t xml:space="preserve"> increase</w:t>
      </w:r>
      <w:r w:rsidR="0064499C">
        <w:rPr>
          <w:rFonts w:ascii="Helvetica" w:hAnsi="Helvetica"/>
        </w:rPr>
        <w:t>d</w:t>
      </w:r>
      <w:r>
        <w:rPr>
          <w:rFonts w:ascii="Helvetica" w:hAnsi="Helvetica"/>
        </w:rPr>
        <w:t xml:space="preserve"> the population’s alignment along a left-right axis </w:t>
      </w:r>
      <w:r w:rsidR="0064499C">
        <w:rPr>
          <w:rFonts w:ascii="Helvetica" w:hAnsi="Helvetica"/>
        </w:rPr>
        <w:t>among</w:t>
      </w:r>
      <w:r w:rsidR="0064499C">
        <w:rPr>
          <w:rFonts w:ascii="Helvetica" w:hAnsi="Helvetica"/>
        </w:rPr>
        <w:t xml:space="preserve"> </w:t>
      </w:r>
      <w:r>
        <w:rPr>
          <w:rFonts w:ascii="Helvetica" w:hAnsi="Helvetica"/>
        </w:rPr>
        <w:t xml:space="preserve">both behavioral and self-reported measures of belief (Table 1 and Fig. 9). </w:t>
      </w:r>
      <w:r w:rsidR="00904DD0">
        <w:rPr>
          <w:rFonts w:ascii="Helvetica" w:hAnsi="Helvetica"/>
        </w:rPr>
        <w:t>Although not all similarity measures were significant, experimental results support the prediction</w:t>
      </w:r>
      <w:r w:rsidR="00285CDE">
        <w:rPr>
          <w:rFonts w:ascii="Helvetica" w:hAnsi="Helvetica"/>
        </w:rPr>
        <w:t xml:space="preserve"> that camps be</w:t>
      </w:r>
      <w:r w:rsidR="0064499C">
        <w:rPr>
          <w:rFonts w:ascii="Helvetica" w:hAnsi="Helvetica"/>
        </w:rPr>
        <w:t>came</w:t>
      </w:r>
      <w:r w:rsidR="00285CDE">
        <w:rPr>
          <w:rFonts w:ascii="Helvetica" w:hAnsi="Helvetica"/>
        </w:rPr>
        <w:t xml:space="preserve"> more self-similar and more distinct from one another as a result of interdependence</w:t>
      </w:r>
      <w:r w:rsidR="00904DD0">
        <w:rPr>
          <w:rFonts w:ascii="Helvetica" w:hAnsi="Helvetica"/>
        </w:rPr>
        <w:t>.</w:t>
      </w:r>
    </w:p>
    <w:p w14:paraId="410E8811" w14:textId="4CB1C3D7" w:rsidR="0064499C" w:rsidRDefault="00904DD0" w:rsidP="00E5728B">
      <w:pPr>
        <w:pStyle w:val="Teaser"/>
        <w:spacing w:line="480" w:lineRule="auto"/>
        <w:ind w:firstLine="720"/>
        <w:rPr>
          <w:rFonts w:ascii="Helvetica" w:hAnsi="Helvetica"/>
        </w:rPr>
      </w:pPr>
      <w:r>
        <w:rPr>
          <w:rFonts w:ascii="Helvetica" w:hAnsi="Helvetica"/>
        </w:rPr>
        <w:t xml:space="preserve">The above theory does not predict how individuals will feel about their team’s performance. Interdependence did not change the perceived consensus among the team by any measurable amount, despite the increase in polarization. However, participants in the interdependent condition did report </w:t>
      </w:r>
      <w:r w:rsidR="001C1540">
        <w:rPr>
          <w:rFonts w:ascii="Helvetica" w:hAnsi="Helvetica"/>
        </w:rPr>
        <w:t>feeling more confident</w:t>
      </w:r>
      <w:r w:rsidR="00DC7E00">
        <w:rPr>
          <w:rFonts w:ascii="Helvetica" w:hAnsi="Helvetica"/>
        </w:rPr>
        <w:t xml:space="preserve"> in their </w:t>
      </w:r>
      <w:r>
        <w:rPr>
          <w:rFonts w:ascii="Helvetica" w:hAnsi="Helvetica"/>
        </w:rPr>
        <w:t>solution</w:t>
      </w:r>
      <w:r w:rsidR="001C1540">
        <w:rPr>
          <w:rFonts w:ascii="Helvetica" w:hAnsi="Helvetica"/>
        </w:rPr>
        <w:t xml:space="preserve">. </w:t>
      </w:r>
    </w:p>
    <w:p w14:paraId="61ABBB95" w14:textId="704C1739" w:rsidR="00540DC2" w:rsidRPr="00E5728B" w:rsidRDefault="00B175D1" w:rsidP="00540DC2">
      <w:pPr>
        <w:pStyle w:val="Teaser"/>
        <w:spacing w:line="480" w:lineRule="auto"/>
        <w:rPr>
          <w:rFonts w:ascii="Helvetica" w:hAnsi="Helvetica"/>
          <w:i/>
        </w:rPr>
      </w:pPr>
      <w:r w:rsidRPr="00E5728B">
        <w:rPr>
          <w:rFonts w:ascii="Helvetica" w:hAnsi="Helvetica"/>
          <w:i/>
        </w:rPr>
        <w:t>Finding</w:t>
      </w:r>
      <w:r w:rsidR="00540DC2" w:rsidRPr="00E5728B">
        <w:rPr>
          <w:rFonts w:ascii="Helvetica" w:hAnsi="Helvetica"/>
          <w:i/>
        </w:rPr>
        <w:t xml:space="preserve"> 2:</w:t>
      </w:r>
      <w:r w:rsidR="00E37EFC" w:rsidRPr="00E5728B">
        <w:rPr>
          <w:rFonts w:ascii="Helvetica" w:hAnsi="Helvetica"/>
          <w:i/>
        </w:rPr>
        <w:t xml:space="preserve"> </w:t>
      </w:r>
      <w:r w:rsidRPr="00E5728B">
        <w:rPr>
          <w:rFonts w:ascii="Helvetica" w:hAnsi="Helvetica"/>
          <w:i/>
        </w:rPr>
        <w:t xml:space="preserve">The effect of interdependence is of </w:t>
      </w:r>
      <w:r w:rsidR="0064499C" w:rsidRPr="00E5728B">
        <w:rPr>
          <w:rFonts w:ascii="Helvetica" w:hAnsi="Helvetica"/>
          <w:i/>
        </w:rPr>
        <w:t>meaningful</w:t>
      </w:r>
      <w:r w:rsidRPr="00E5728B">
        <w:rPr>
          <w:rFonts w:ascii="Helvetica" w:hAnsi="Helvetica"/>
          <w:i/>
        </w:rPr>
        <w:t xml:space="preserve"> size  </w:t>
      </w:r>
    </w:p>
    <w:p w14:paraId="508CA384" w14:textId="7C98D1A7" w:rsidR="00B175D1" w:rsidRDefault="00DC7E00" w:rsidP="00DC7E00">
      <w:pPr>
        <w:pStyle w:val="Teaser"/>
        <w:spacing w:line="480" w:lineRule="auto"/>
        <w:ind w:firstLine="720"/>
        <w:rPr>
          <w:rFonts w:ascii="Helvetica" w:hAnsi="Helvetica"/>
        </w:rPr>
      </w:pPr>
      <w:r>
        <w:rPr>
          <w:rFonts w:ascii="Helvetica" w:hAnsi="Helvetica"/>
        </w:rPr>
        <w:lastRenderedPageBreak/>
        <w:t>The second</w:t>
      </w:r>
      <w:r w:rsidR="00B175D1">
        <w:rPr>
          <w:rFonts w:ascii="Helvetica" w:hAnsi="Helvetica"/>
        </w:rPr>
        <w:t xml:space="preserve"> finding is</w:t>
      </w:r>
      <w:r>
        <w:rPr>
          <w:rFonts w:ascii="Helvetica" w:hAnsi="Helvetica"/>
        </w:rPr>
        <w:t xml:space="preserve"> that the </w:t>
      </w:r>
      <w:r w:rsidR="00B175D1">
        <w:rPr>
          <w:rFonts w:ascii="Helvetica" w:hAnsi="Helvetica"/>
        </w:rPr>
        <w:t>measured</w:t>
      </w:r>
      <w:r w:rsidR="00B175D1">
        <w:rPr>
          <w:rFonts w:ascii="Helvetica" w:hAnsi="Helvetica"/>
        </w:rPr>
        <w:t xml:space="preserve"> </w:t>
      </w:r>
      <w:r w:rsidR="00B175D1">
        <w:rPr>
          <w:rFonts w:ascii="Helvetica" w:hAnsi="Helvetica"/>
        </w:rPr>
        <w:t>effect</w:t>
      </w:r>
      <w:r>
        <w:rPr>
          <w:rFonts w:ascii="Helvetica" w:hAnsi="Helvetica"/>
        </w:rPr>
        <w:t xml:space="preserve"> of interdependen</w:t>
      </w:r>
      <w:r w:rsidR="00904DD0">
        <w:rPr>
          <w:rFonts w:ascii="Helvetica" w:hAnsi="Helvetica"/>
        </w:rPr>
        <w:t>ce</w:t>
      </w:r>
      <w:r>
        <w:rPr>
          <w:rFonts w:ascii="Helvetica" w:hAnsi="Helvetica"/>
        </w:rPr>
        <w:t xml:space="preserve"> is </w:t>
      </w:r>
      <w:r w:rsidR="00904DD0">
        <w:rPr>
          <w:rFonts w:ascii="Helvetica" w:hAnsi="Helvetica"/>
        </w:rPr>
        <w:t>large enough</w:t>
      </w:r>
      <w:r>
        <w:rPr>
          <w:rFonts w:ascii="Helvetica" w:hAnsi="Helvetica"/>
        </w:rPr>
        <w:t xml:space="preserve"> </w:t>
      </w:r>
      <w:r w:rsidR="00B175D1">
        <w:rPr>
          <w:rFonts w:ascii="Helvetica" w:hAnsi="Helvetica"/>
        </w:rPr>
        <w:t>to be worth attention when compared to other drivers of polarization</w:t>
      </w:r>
      <w:r>
        <w:rPr>
          <w:rFonts w:ascii="Helvetica" w:hAnsi="Helvetica"/>
        </w:rPr>
        <w:t xml:space="preserve">. </w:t>
      </w:r>
      <w:r w:rsidR="00B175D1">
        <w:rPr>
          <w:rFonts w:ascii="Helvetica" w:hAnsi="Helvetica"/>
        </w:rPr>
        <w:t xml:space="preserve">While we should be wary of generalizing macro-scale effect sizes from </w:t>
      </w:r>
      <w:r w:rsidR="00904DD0">
        <w:rPr>
          <w:rFonts w:ascii="Helvetica" w:hAnsi="Helvetica"/>
        </w:rPr>
        <w:t>lab experiments to</w:t>
      </w:r>
      <w:r w:rsidR="00B175D1">
        <w:rPr>
          <w:rFonts w:ascii="Helvetica" w:hAnsi="Helvetica"/>
        </w:rPr>
        <w:t xml:space="preserve"> large-scale social networks, we can meaningfully compare the effect of interdependent diffusion with the more familiar effect of social network structure. An </w:t>
      </w:r>
      <w:r w:rsidR="00B175D1">
        <w:rPr>
          <w:rFonts w:ascii="Helvetica" w:hAnsi="Helvetica"/>
          <w:i/>
        </w:rPr>
        <w:t>a fortiori</w:t>
      </w:r>
      <w:r w:rsidR="00B175D1">
        <w:rPr>
          <w:rFonts w:ascii="Helvetica" w:hAnsi="Helvetica"/>
        </w:rPr>
        <w:t xml:space="preserve"> test is to compare the measured effect of interdependence </w:t>
      </w:r>
      <w:del w:id="57" w:author="James" w:date="2020-09-17T09:12:00Z">
        <w:r w:rsidR="00B175D1" w:rsidDel="00FD4D31">
          <w:rPr>
            <w:rFonts w:ascii="Helvetica" w:hAnsi="Helvetica"/>
          </w:rPr>
          <w:delText xml:space="preserve">to </w:delText>
        </w:r>
      </w:del>
      <w:ins w:id="58" w:author="James" w:date="2020-09-17T09:12:00Z">
        <w:r w:rsidR="00FD4D31">
          <w:rPr>
            <w:rFonts w:ascii="Helvetica" w:hAnsi="Helvetica"/>
          </w:rPr>
          <w:t>with</w:t>
        </w:r>
        <w:r w:rsidR="00FD4D31">
          <w:rPr>
            <w:rFonts w:ascii="Helvetica" w:hAnsi="Helvetica"/>
          </w:rPr>
          <w:t xml:space="preserve"> </w:t>
        </w:r>
      </w:ins>
      <w:r w:rsidR="00B175D1">
        <w:rPr>
          <w:rFonts w:ascii="Helvetica" w:hAnsi="Helvetica"/>
        </w:rPr>
        <w:t xml:space="preserve">the maximal effect that can be induced by changing </w:t>
      </w:r>
      <w:r w:rsidR="006D6F2F">
        <w:rPr>
          <w:rFonts w:ascii="Helvetica" w:hAnsi="Helvetica"/>
        </w:rPr>
        <w:t xml:space="preserve">the </w:t>
      </w:r>
      <w:r w:rsidR="00B175D1">
        <w:rPr>
          <w:rFonts w:ascii="Helvetica" w:hAnsi="Helvetica"/>
        </w:rPr>
        <w:t xml:space="preserve">social network structure alone. If the effect of interdependence is relevant compared to that of drastic changes to </w:t>
      </w:r>
      <w:r w:rsidR="00904DD0">
        <w:rPr>
          <w:rFonts w:ascii="Helvetica" w:hAnsi="Helvetica"/>
        </w:rPr>
        <w:t xml:space="preserve">the </w:t>
      </w:r>
      <w:r w:rsidR="00B175D1">
        <w:rPr>
          <w:rFonts w:ascii="Helvetica" w:hAnsi="Helvetica"/>
        </w:rPr>
        <w:t xml:space="preserve">network structure, then it should also be relevant when compared with more moderate effects of network structure in the real world. </w:t>
      </w:r>
    </w:p>
    <w:p w14:paraId="52CF0793" w14:textId="59335DB4" w:rsidR="00B175D1" w:rsidRDefault="00B175D1" w:rsidP="00B175D1">
      <w:pPr>
        <w:pStyle w:val="Teaser"/>
        <w:spacing w:line="480" w:lineRule="auto"/>
        <w:ind w:firstLine="720"/>
        <w:rPr>
          <w:rFonts w:ascii="Helvetica" w:hAnsi="Helvetica"/>
        </w:rPr>
      </w:pPr>
      <w:r>
        <w:rPr>
          <w:rFonts w:ascii="Helvetica" w:hAnsi="Helvetica"/>
        </w:rPr>
        <w:t>The two networks included in this experiment exhibit dramatically different levels of network clustering and average path length. However, r</w:t>
      </w:r>
      <w:r>
        <w:rPr>
          <w:rFonts w:ascii="Helvetica" w:hAnsi="Helvetica"/>
        </w:rPr>
        <w:t>egardless of the strength of th</w:t>
      </w:r>
      <w:r w:rsidR="0064499C">
        <w:rPr>
          <w:rFonts w:ascii="Helvetica" w:hAnsi="Helvetica"/>
        </w:rPr>
        <w:t>e</w:t>
      </w:r>
      <w:r>
        <w:rPr>
          <w:rFonts w:ascii="Helvetica" w:hAnsi="Helvetica"/>
        </w:rPr>
        <w:t xml:space="preserve"> social network manipulation, the effect of interdependent diffusion </w:t>
      </w:r>
      <w:r w:rsidR="0064499C">
        <w:rPr>
          <w:rFonts w:ascii="Helvetica" w:hAnsi="Helvetica"/>
        </w:rPr>
        <w:t>was</w:t>
      </w:r>
      <w:r>
        <w:rPr>
          <w:rFonts w:ascii="Helvetica" w:hAnsi="Helvetica"/>
        </w:rPr>
        <w:t xml:space="preserve"> only significantly different from the effect of social network structure in two of the six outcome measures</w:t>
      </w:r>
      <w:r w:rsidR="0064499C">
        <w:rPr>
          <w:rFonts w:ascii="Helvetica" w:hAnsi="Helvetica"/>
        </w:rPr>
        <w:t>: the behavioral measures of alignment along a left-right axis and within-camp similarity</w:t>
      </w:r>
      <w:r>
        <w:rPr>
          <w:rFonts w:ascii="Helvetica" w:hAnsi="Helvetica"/>
        </w:rPr>
        <w:t>.</w:t>
      </w:r>
      <w:r>
        <w:rPr>
          <w:rFonts w:ascii="Helvetica" w:hAnsi="Helvetica"/>
        </w:rPr>
        <w:t xml:space="preserve"> </w:t>
      </w:r>
      <w:r w:rsidR="0064499C">
        <w:rPr>
          <w:rFonts w:ascii="Helvetica" w:hAnsi="Helvetica"/>
        </w:rPr>
        <w:t>At the same time, the estimated effect of interdependence reached approximately 40</w:t>
      </w:r>
      <w:r>
        <w:rPr>
          <w:rFonts w:ascii="Helvetica" w:hAnsi="Helvetica"/>
        </w:rPr>
        <w:t xml:space="preserve">% of the </w:t>
      </w:r>
      <w:r>
        <w:rPr>
          <w:rFonts w:ascii="Helvetica" w:hAnsi="Helvetica"/>
          <w:i/>
        </w:rPr>
        <w:t>a fortiori</w:t>
      </w:r>
      <w:r>
        <w:rPr>
          <w:rFonts w:ascii="Helvetica" w:hAnsi="Helvetica"/>
        </w:rPr>
        <w:t xml:space="preserve"> social network effect</w:t>
      </w:r>
      <w:r w:rsidR="0064499C">
        <w:rPr>
          <w:rFonts w:ascii="Helvetica" w:hAnsi="Helvetica"/>
        </w:rPr>
        <w:t xml:space="preserve"> for the behavioral measures of </w:t>
      </w:r>
      <w:proofErr w:type="spellStart"/>
      <w:r w:rsidR="0064499C">
        <w:rPr>
          <w:rFonts w:ascii="Helvetica" w:hAnsi="Helvetica"/>
        </w:rPr>
        <w:t>across</w:t>
      </w:r>
      <w:proofErr w:type="spellEnd"/>
      <w:r w:rsidR="0064499C">
        <w:rPr>
          <w:rFonts w:ascii="Helvetica" w:hAnsi="Helvetica"/>
        </w:rPr>
        <w:t>-camp similarity and alignment along a left-right axis. Other measures reported smaller but still meaningful fractions (Table 1 and Fig. 9)</w:t>
      </w:r>
      <w:r>
        <w:rPr>
          <w:rFonts w:ascii="Helvetica" w:hAnsi="Helvetica"/>
        </w:rPr>
        <w:t xml:space="preserve">. </w:t>
      </w:r>
    </w:p>
    <w:p w14:paraId="68D7F860" w14:textId="2532F6BA" w:rsidR="00E37EFC" w:rsidRDefault="0064499C" w:rsidP="00E5728B">
      <w:pPr>
        <w:pStyle w:val="Teaser"/>
        <w:spacing w:line="480" w:lineRule="auto"/>
        <w:ind w:firstLine="720"/>
        <w:rPr>
          <w:rFonts w:ascii="Helvetica" w:hAnsi="Helvetica"/>
        </w:rPr>
      </w:pPr>
      <w:r>
        <w:rPr>
          <w:rFonts w:ascii="Helvetica" w:hAnsi="Helvetica"/>
        </w:rPr>
        <w:t xml:space="preserve">Again, these should not be taken as estimates of the effect size we would expect to see outside of the lab. </w:t>
      </w:r>
      <w:commentRangeStart w:id="59"/>
      <w:r>
        <w:rPr>
          <w:rFonts w:ascii="Helvetica" w:hAnsi="Helvetica"/>
        </w:rPr>
        <w:t>However, t</w:t>
      </w:r>
      <w:r w:rsidR="00B175D1">
        <w:rPr>
          <w:rFonts w:ascii="Helvetica" w:hAnsi="Helvetica"/>
        </w:rPr>
        <w:t xml:space="preserve">he fact that the effects of interdependence and social network structure </w:t>
      </w:r>
      <w:r>
        <w:rPr>
          <w:rFonts w:ascii="Helvetica" w:hAnsi="Helvetica"/>
        </w:rPr>
        <w:t>were</w:t>
      </w:r>
      <w:r>
        <w:rPr>
          <w:rFonts w:ascii="Helvetica" w:hAnsi="Helvetica"/>
        </w:rPr>
        <w:t xml:space="preserve"> </w:t>
      </w:r>
      <w:r w:rsidR="00B175D1">
        <w:rPr>
          <w:rFonts w:ascii="Helvetica" w:hAnsi="Helvetica"/>
        </w:rPr>
        <w:t xml:space="preserve">even comparable </w:t>
      </w:r>
      <w:r>
        <w:rPr>
          <w:rFonts w:ascii="Helvetica" w:hAnsi="Helvetica"/>
        </w:rPr>
        <w:t xml:space="preserve">in </w:t>
      </w:r>
      <w:r w:rsidR="00904DD0">
        <w:rPr>
          <w:rFonts w:ascii="Helvetica" w:hAnsi="Helvetica"/>
        </w:rPr>
        <w:t>this experiment</w:t>
      </w:r>
      <w:r>
        <w:rPr>
          <w:rFonts w:ascii="Helvetica" w:hAnsi="Helvetica"/>
        </w:rPr>
        <w:t xml:space="preserve"> </w:t>
      </w:r>
      <w:r w:rsidR="00B175D1">
        <w:rPr>
          <w:rFonts w:ascii="Helvetica" w:hAnsi="Helvetica"/>
        </w:rPr>
        <w:t xml:space="preserve">suggests that </w:t>
      </w:r>
      <w:r w:rsidR="00904DD0">
        <w:rPr>
          <w:rFonts w:ascii="Helvetica" w:hAnsi="Helvetica"/>
        </w:rPr>
        <w:lastRenderedPageBreak/>
        <w:t>scholars’</w:t>
      </w:r>
      <w:r w:rsidR="00904DD0">
        <w:rPr>
          <w:rFonts w:ascii="Helvetica" w:hAnsi="Helvetica"/>
        </w:rPr>
        <w:t xml:space="preserve"> </w:t>
      </w:r>
      <w:r w:rsidR="00B175D1">
        <w:rPr>
          <w:rFonts w:ascii="Helvetica" w:hAnsi="Helvetica"/>
        </w:rPr>
        <w:t xml:space="preserve">almost exclusive </w:t>
      </w:r>
      <w:r w:rsidR="00904DD0">
        <w:rPr>
          <w:rFonts w:ascii="Helvetica" w:hAnsi="Helvetica"/>
        </w:rPr>
        <w:t>focus</w:t>
      </w:r>
      <w:r w:rsidR="00B175D1">
        <w:rPr>
          <w:rFonts w:ascii="Helvetica" w:hAnsi="Helvetica"/>
        </w:rPr>
        <w:t xml:space="preserve"> on network structure over interdependence is out of proportion to the relative importance of the</w:t>
      </w:r>
      <w:r>
        <w:rPr>
          <w:rFonts w:ascii="Helvetica" w:hAnsi="Helvetica"/>
        </w:rPr>
        <w:t xml:space="preserve"> two</w:t>
      </w:r>
      <w:r w:rsidR="00B175D1">
        <w:rPr>
          <w:rFonts w:ascii="Helvetica" w:hAnsi="Helvetica"/>
        </w:rPr>
        <w:t xml:space="preserve"> effects.</w:t>
      </w:r>
      <w:commentRangeEnd w:id="59"/>
      <w:r w:rsidR="00EC062D">
        <w:rPr>
          <w:rStyle w:val="CommentReference"/>
        </w:rPr>
        <w:commentReference w:id="59"/>
      </w:r>
    </w:p>
    <w:p w14:paraId="07A357FD" w14:textId="4CB9092D" w:rsidR="001C1540" w:rsidRPr="00E5728B" w:rsidRDefault="0064499C" w:rsidP="001C1540">
      <w:pPr>
        <w:pStyle w:val="Teaser"/>
        <w:spacing w:line="480" w:lineRule="auto"/>
        <w:rPr>
          <w:rFonts w:ascii="Helvetica" w:hAnsi="Helvetica"/>
          <w:i/>
        </w:rPr>
      </w:pPr>
      <w:r w:rsidRPr="00E5728B">
        <w:rPr>
          <w:rFonts w:ascii="Helvetica" w:hAnsi="Helvetica"/>
          <w:i/>
        </w:rPr>
        <w:t>Finding</w:t>
      </w:r>
      <w:r w:rsidRPr="00E5728B">
        <w:rPr>
          <w:rFonts w:ascii="Helvetica" w:hAnsi="Helvetica"/>
          <w:i/>
        </w:rPr>
        <w:t xml:space="preserve"> </w:t>
      </w:r>
      <w:r w:rsidR="00B83E04" w:rsidRPr="00E5728B">
        <w:rPr>
          <w:rFonts w:ascii="Helvetica" w:hAnsi="Helvetica"/>
          <w:i/>
        </w:rPr>
        <w:t xml:space="preserve">3: </w:t>
      </w:r>
      <w:r w:rsidRPr="00E5728B">
        <w:rPr>
          <w:rFonts w:ascii="Helvetica" w:hAnsi="Helvetica"/>
          <w:i/>
        </w:rPr>
        <w:t>A negative interaction effect likely exists between interdependent diffusion and social network structure</w:t>
      </w:r>
    </w:p>
    <w:p w14:paraId="50090B27" w14:textId="6CBA16F2" w:rsidR="0064499C" w:rsidRDefault="00285CDE" w:rsidP="0064499C">
      <w:pPr>
        <w:pStyle w:val="Teaser"/>
        <w:spacing w:line="480" w:lineRule="auto"/>
        <w:rPr>
          <w:rFonts w:ascii="Helvetica" w:hAnsi="Helvetica"/>
        </w:rPr>
      </w:pPr>
      <w:r>
        <w:rPr>
          <w:rFonts w:ascii="Helvetica" w:hAnsi="Helvetica"/>
        </w:rPr>
        <w:tab/>
        <w:t xml:space="preserve">A practical question is whether and how </w:t>
      </w:r>
      <w:r w:rsidR="00904DD0">
        <w:rPr>
          <w:rFonts w:ascii="Helvetica" w:hAnsi="Helvetica"/>
        </w:rPr>
        <w:t>polarization</w:t>
      </w:r>
      <w:r w:rsidR="00904DD0">
        <w:rPr>
          <w:rFonts w:ascii="Helvetica" w:hAnsi="Helvetica"/>
        </w:rPr>
        <w:t xml:space="preserve"> c</w:t>
      </w:r>
      <w:r w:rsidR="00904DD0">
        <w:rPr>
          <w:rFonts w:ascii="Helvetica" w:hAnsi="Helvetica"/>
        </w:rPr>
        <w:t>an</w:t>
      </w:r>
      <w:r w:rsidR="00904DD0">
        <w:rPr>
          <w:rFonts w:ascii="Helvetica" w:hAnsi="Helvetica"/>
        </w:rPr>
        <w:t xml:space="preserve"> </w:t>
      </w:r>
      <w:r>
        <w:rPr>
          <w:rFonts w:ascii="Helvetica" w:hAnsi="Helvetica"/>
        </w:rPr>
        <w:t>be reduce</w:t>
      </w:r>
      <w:commentRangeStart w:id="60"/>
      <w:r>
        <w:rPr>
          <w:rFonts w:ascii="Helvetica" w:hAnsi="Helvetica"/>
        </w:rPr>
        <w:t xml:space="preserve">d. </w:t>
      </w:r>
      <w:commentRangeEnd w:id="60"/>
      <w:r w:rsidR="00904DD0">
        <w:rPr>
          <w:rStyle w:val="CommentReference"/>
        </w:rPr>
        <w:commentReference w:id="60"/>
      </w:r>
      <w:r w:rsidR="00904DD0">
        <w:rPr>
          <w:rFonts w:ascii="Helvetica" w:hAnsi="Helvetica"/>
        </w:rPr>
        <w:t>S</w:t>
      </w:r>
      <w:r>
        <w:rPr>
          <w:rFonts w:ascii="Helvetica" w:hAnsi="Helvetica"/>
        </w:rPr>
        <w:t>horten</w:t>
      </w:r>
      <w:r w:rsidR="00904DD0">
        <w:rPr>
          <w:rFonts w:ascii="Helvetica" w:hAnsi="Helvetica"/>
        </w:rPr>
        <w:t>ing</w:t>
      </w:r>
      <w:r>
        <w:rPr>
          <w:rFonts w:ascii="Helvetica" w:hAnsi="Helvetica"/>
        </w:rPr>
        <w:t xml:space="preserve"> the average </w:t>
      </w:r>
      <w:r w:rsidR="0064499C">
        <w:rPr>
          <w:rFonts w:ascii="Helvetica" w:hAnsi="Helvetica"/>
        </w:rPr>
        <w:t>distance between individuals</w:t>
      </w:r>
      <w:r w:rsidR="00EC062D">
        <w:rPr>
          <w:rStyle w:val="FootnoteReference"/>
          <w:rFonts w:ascii="Helvetica" w:hAnsi="Helvetica"/>
        </w:rPr>
        <w:footnoteReference w:id="9"/>
      </w:r>
      <w:r w:rsidR="0064499C">
        <w:rPr>
          <w:rFonts w:ascii="Helvetica" w:hAnsi="Helvetica"/>
        </w:rPr>
        <w:t xml:space="preserve"> and </w:t>
      </w:r>
      <w:r>
        <w:rPr>
          <w:rFonts w:ascii="Helvetica" w:hAnsi="Helvetica"/>
        </w:rPr>
        <w:t>break</w:t>
      </w:r>
      <w:r w:rsidR="00904DD0">
        <w:rPr>
          <w:rFonts w:ascii="Helvetica" w:hAnsi="Helvetica"/>
        </w:rPr>
        <w:t>ing</w:t>
      </w:r>
      <w:r>
        <w:rPr>
          <w:rFonts w:ascii="Helvetica" w:hAnsi="Helvetica"/>
        </w:rPr>
        <w:t xml:space="preserve"> up clusters</w:t>
      </w:r>
      <w:r w:rsidR="00904DD0">
        <w:rPr>
          <w:rFonts w:ascii="Helvetica" w:hAnsi="Helvetica"/>
        </w:rPr>
        <w:t xml:space="preserve"> seems a plausible strategy</w:t>
      </w:r>
      <w:r>
        <w:rPr>
          <w:rFonts w:ascii="Helvetica" w:hAnsi="Helvetica"/>
        </w:rPr>
        <w:t xml:space="preserve"> </w:t>
      </w:r>
      <w:r w:rsidR="00904DD0">
        <w:rPr>
          <w:rFonts w:ascii="Helvetica" w:hAnsi="Helvetica"/>
        </w:rPr>
        <w:t>for</w:t>
      </w:r>
      <w:r w:rsidR="00904DD0">
        <w:rPr>
          <w:rFonts w:ascii="Helvetica" w:hAnsi="Helvetica"/>
        </w:rPr>
        <w:t xml:space="preserve"> </w:t>
      </w:r>
      <w:r>
        <w:rPr>
          <w:rFonts w:ascii="Helvetica" w:hAnsi="Helvetica"/>
        </w:rPr>
        <w:t>help</w:t>
      </w:r>
      <w:r w:rsidR="00904DD0">
        <w:rPr>
          <w:rFonts w:ascii="Helvetica" w:hAnsi="Helvetica"/>
        </w:rPr>
        <w:t>ing</w:t>
      </w:r>
      <w:r>
        <w:rPr>
          <w:rFonts w:ascii="Helvetica" w:hAnsi="Helvetica"/>
        </w:rPr>
        <w:t xml:space="preserve"> information travel across the network before camps consolidate. If there is no interaction (or a positive interaction) between</w:t>
      </w:r>
      <w:r w:rsidR="0064499C">
        <w:rPr>
          <w:rFonts w:ascii="Helvetica" w:hAnsi="Helvetica"/>
        </w:rPr>
        <w:t xml:space="preserve"> the effects of</w:t>
      </w:r>
      <w:r>
        <w:rPr>
          <w:rFonts w:ascii="Helvetica" w:hAnsi="Helvetica"/>
        </w:rPr>
        <w:t xml:space="preserve"> interdependence and network structure, changes to social network structure would be at least as powerful when beliefs interdepend as </w:t>
      </w:r>
      <w:r w:rsidR="006D6F2F">
        <w:rPr>
          <w:rFonts w:ascii="Helvetica" w:hAnsi="Helvetica"/>
        </w:rPr>
        <w:t xml:space="preserve">they are </w:t>
      </w:r>
      <w:r>
        <w:rPr>
          <w:rFonts w:ascii="Helvetica" w:hAnsi="Helvetica"/>
        </w:rPr>
        <w:t xml:space="preserve">when beliefs spread on their own. However, if there is a negative interaction between interdependence and network structure, then models </w:t>
      </w:r>
      <w:r w:rsidR="006D6F2F">
        <w:rPr>
          <w:rFonts w:ascii="Helvetica" w:hAnsi="Helvetica"/>
        </w:rPr>
        <w:t xml:space="preserve">that </w:t>
      </w:r>
      <w:r>
        <w:rPr>
          <w:rFonts w:ascii="Helvetica" w:hAnsi="Helvetica"/>
        </w:rPr>
        <w:t xml:space="preserve">assume interdependence between diffusants will overestimate the </w:t>
      </w:r>
      <w:r w:rsidR="0064499C">
        <w:rPr>
          <w:rFonts w:ascii="Helvetica" w:hAnsi="Helvetica"/>
        </w:rPr>
        <w:t>gains that can be made by changing the network structure alone.</w:t>
      </w:r>
    </w:p>
    <w:p w14:paraId="38D1AAD7" w14:textId="36B091E0" w:rsidR="00B60C37" w:rsidRDefault="0064499C" w:rsidP="00904DD0">
      <w:pPr>
        <w:pStyle w:val="Teaser"/>
        <w:spacing w:line="480" w:lineRule="auto"/>
        <w:ind w:firstLine="720"/>
        <w:rPr>
          <w:rFonts w:ascii="Helvetica" w:hAnsi="Helvetica"/>
        </w:rPr>
      </w:pPr>
      <w:r>
        <w:rPr>
          <w:rFonts w:ascii="Helvetica" w:hAnsi="Helvetica"/>
        </w:rPr>
        <w:t xml:space="preserve">The final condition of this experiment </w:t>
      </w:r>
      <w:r w:rsidRPr="0064499C">
        <w:rPr>
          <w:rFonts w:ascii="Helvetica" w:hAnsi="Helvetica"/>
        </w:rPr>
        <w:t>measur</w:t>
      </w:r>
      <w:r>
        <w:rPr>
          <w:rFonts w:ascii="Helvetica" w:hAnsi="Helvetica"/>
        </w:rPr>
        <w:t>ed</w:t>
      </w:r>
      <w:r w:rsidRPr="0064499C">
        <w:rPr>
          <w:rFonts w:ascii="Helvetica" w:hAnsi="Helvetica"/>
        </w:rPr>
        <w:t xml:space="preserve"> the effect of interdependent diffusion </w:t>
      </w:r>
      <w:r w:rsidR="00904DD0">
        <w:rPr>
          <w:rFonts w:ascii="Helvetica" w:hAnsi="Helvetica"/>
        </w:rPr>
        <w:t>in the</w:t>
      </w:r>
      <w:r>
        <w:rPr>
          <w:rFonts w:ascii="Helvetica" w:hAnsi="Helvetica"/>
        </w:rPr>
        <w:t xml:space="preserve"> </w:t>
      </w:r>
      <w:r w:rsidRPr="0064499C">
        <w:rPr>
          <w:rFonts w:ascii="Helvetica" w:hAnsi="Helvetica"/>
        </w:rPr>
        <w:t>polarizing social network</w:t>
      </w:r>
      <w:r>
        <w:rPr>
          <w:rFonts w:ascii="Helvetica" w:hAnsi="Helvetica"/>
        </w:rPr>
        <w:t>.</w:t>
      </w:r>
      <w:r w:rsidRPr="0064499C">
        <w:rPr>
          <w:rFonts w:ascii="Helvetica" w:hAnsi="Helvetica"/>
        </w:rPr>
        <w:t xml:space="preserve"> </w:t>
      </w:r>
      <w:r w:rsidR="00904DD0">
        <w:rPr>
          <w:rFonts w:ascii="Helvetica" w:hAnsi="Helvetica"/>
        </w:rPr>
        <w:t xml:space="preserve">While statistical power was poor, this condition revealed a significant </w:t>
      </w:r>
      <w:commentRangeStart w:id="67"/>
      <w:r w:rsidR="00285CDE">
        <w:rPr>
          <w:rFonts w:ascii="Helvetica" w:hAnsi="Helvetica"/>
        </w:rPr>
        <w:t>negative interaction effect for alignment with a political axis based on self-reported beliefs.</w:t>
      </w:r>
      <w:commentRangeEnd w:id="67"/>
      <w:r w:rsidR="00EC062D">
        <w:rPr>
          <w:rStyle w:val="CommentReference"/>
        </w:rPr>
        <w:commentReference w:id="67"/>
      </w:r>
      <w:r w:rsidR="00285CDE">
        <w:rPr>
          <w:rFonts w:ascii="Helvetica" w:hAnsi="Helvetica"/>
        </w:rPr>
        <w:t xml:space="preserve"> </w:t>
      </w:r>
      <w:r w:rsidR="00904DD0">
        <w:rPr>
          <w:rFonts w:ascii="Helvetica" w:hAnsi="Helvetica"/>
        </w:rPr>
        <w:t>It</w:t>
      </w:r>
      <w:r>
        <w:rPr>
          <w:rFonts w:ascii="Helvetica" w:hAnsi="Helvetica"/>
        </w:rPr>
        <w:t xml:space="preserve"> is unclear whether the interaction arises because the two factors operate through similar pathways, or because the outcome variable begins to </w:t>
      </w:r>
      <w:r>
        <w:rPr>
          <w:rFonts w:ascii="Helvetica" w:hAnsi="Helvetica"/>
        </w:rPr>
        <w:lastRenderedPageBreak/>
        <w:t xml:space="preserve">saturate. However, </w:t>
      </w:r>
      <w:r w:rsidR="00285CDE">
        <w:rPr>
          <w:rFonts w:ascii="Helvetica" w:hAnsi="Helvetica"/>
        </w:rPr>
        <w:t xml:space="preserve">it is clear that </w:t>
      </w:r>
      <w:r w:rsidR="00F95568">
        <w:rPr>
          <w:rFonts w:ascii="Helvetica" w:hAnsi="Helvetica"/>
        </w:rPr>
        <w:t>even if we had perfect control of social network structure, we could not fully address polarization without attending to belief interaction.</w:t>
      </w:r>
    </w:p>
    <w:p w14:paraId="0D3BB61D" w14:textId="4BC6CDA8" w:rsidR="00B60C37" w:rsidRDefault="00B60C37" w:rsidP="003017DC">
      <w:pPr>
        <w:pStyle w:val="Teaser"/>
        <w:spacing w:line="480" w:lineRule="auto"/>
        <w:rPr>
          <w:rFonts w:ascii="Helvetica" w:hAnsi="Helvetica"/>
        </w:rPr>
      </w:pPr>
    </w:p>
    <w:p w14:paraId="24CC7695" w14:textId="76CB01AE" w:rsidR="00E5728B" w:rsidRDefault="00E5728B" w:rsidP="003017DC">
      <w:pPr>
        <w:pStyle w:val="Teaser"/>
        <w:spacing w:line="480" w:lineRule="auto"/>
        <w:rPr>
          <w:rFonts w:ascii="Helvetica" w:hAnsi="Helvetica"/>
        </w:rPr>
      </w:pPr>
    </w:p>
    <w:p w14:paraId="650C7A4D" w14:textId="77777777" w:rsidR="00E5728B" w:rsidRDefault="00E5728B" w:rsidP="003017DC">
      <w:pPr>
        <w:pStyle w:val="Teaser"/>
        <w:spacing w:line="480" w:lineRule="auto"/>
        <w:rPr>
          <w:rFonts w:ascii="Helvetica" w:hAnsi="Helvetica"/>
        </w:rPr>
      </w:pPr>
    </w:p>
    <w:tbl>
      <w:tblPr>
        <w:tblW w:w="9090" w:type="dxa"/>
        <w:tblLayout w:type="fixed"/>
        <w:tblLook w:val="04A0" w:firstRow="1" w:lastRow="0" w:firstColumn="1" w:lastColumn="0" w:noHBand="0" w:noVBand="1"/>
      </w:tblPr>
      <w:tblGrid>
        <w:gridCol w:w="1620"/>
        <w:gridCol w:w="1262"/>
        <w:gridCol w:w="1442"/>
        <w:gridCol w:w="1256"/>
        <w:gridCol w:w="90"/>
        <w:gridCol w:w="1710"/>
        <w:gridCol w:w="1710"/>
      </w:tblGrid>
      <w:tr w:rsidR="00B60C37" w:rsidRPr="00EB0868" w14:paraId="16827EAF" w14:textId="77777777" w:rsidTr="00E5728B">
        <w:trPr>
          <w:trHeight w:val="420"/>
        </w:trPr>
        <w:tc>
          <w:tcPr>
            <w:tcW w:w="9090" w:type="dxa"/>
            <w:gridSpan w:val="7"/>
            <w:tcBorders>
              <w:top w:val="double" w:sz="4" w:space="0" w:color="auto"/>
              <w:left w:val="nil"/>
              <w:bottom w:val="double" w:sz="4" w:space="0" w:color="auto"/>
              <w:right w:val="nil"/>
            </w:tcBorders>
            <w:vAlign w:val="center"/>
          </w:tcPr>
          <w:p w14:paraId="3D4EE3B5" w14:textId="3FBB88BA" w:rsidR="00B60C37" w:rsidRPr="00B60C37" w:rsidRDefault="00B60C37" w:rsidP="00B60C37">
            <w:pPr>
              <w:rPr>
                <w:b/>
                <w:szCs w:val="24"/>
              </w:rPr>
            </w:pPr>
            <w:r w:rsidRPr="00B60C37">
              <w:rPr>
                <w:b/>
                <w:szCs w:val="24"/>
              </w:rPr>
              <w:t xml:space="preserve">Table 1. Effect </w:t>
            </w:r>
            <w:r w:rsidRPr="00B60C37">
              <w:rPr>
                <w:b/>
                <w:szCs w:val="24"/>
              </w:rPr>
              <w:t>and interaction summary</w:t>
            </w:r>
          </w:p>
        </w:tc>
      </w:tr>
      <w:tr w:rsidR="00B60C37" w:rsidRPr="00EB0868" w14:paraId="66B42312" w14:textId="2738AD32" w:rsidTr="00B60C37">
        <w:tc>
          <w:tcPr>
            <w:tcW w:w="1620" w:type="dxa"/>
            <w:tcBorders>
              <w:top w:val="double" w:sz="4" w:space="0" w:color="auto"/>
              <w:left w:val="nil"/>
              <w:right w:val="nil"/>
            </w:tcBorders>
            <w:shd w:val="clear" w:color="auto" w:fill="FFFFFF" w:themeFill="background1"/>
            <w:vAlign w:val="center"/>
          </w:tcPr>
          <w:p w14:paraId="2B66C777" w14:textId="77777777" w:rsidR="00B60C37" w:rsidRPr="00EB0868" w:rsidRDefault="00B60C37" w:rsidP="00CE404F">
            <w:pPr>
              <w:jc w:val="center"/>
              <w:rPr>
                <w:szCs w:val="24"/>
              </w:rPr>
            </w:pPr>
          </w:p>
        </w:tc>
        <w:tc>
          <w:tcPr>
            <w:tcW w:w="1262" w:type="dxa"/>
            <w:tcBorders>
              <w:top w:val="double" w:sz="4" w:space="0" w:color="auto"/>
              <w:left w:val="nil"/>
              <w:right w:val="single" w:sz="4" w:space="0" w:color="D9D9D9"/>
            </w:tcBorders>
            <w:shd w:val="clear" w:color="auto" w:fill="FFFFFF" w:themeFill="background1"/>
            <w:vAlign w:val="center"/>
          </w:tcPr>
          <w:p w14:paraId="20FEF966" w14:textId="77777777" w:rsidR="00B60C37" w:rsidRPr="00EB0868" w:rsidRDefault="00B60C37" w:rsidP="00CE404F">
            <w:pPr>
              <w:jc w:val="center"/>
              <w:rPr>
                <w:szCs w:val="24"/>
              </w:rPr>
            </w:pPr>
          </w:p>
        </w:tc>
        <w:tc>
          <w:tcPr>
            <w:tcW w:w="4498" w:type="dxa"/>
            <w:gridSpan w:val="4"/>
            <w:tcBorders>
              <w:top w:val="double" w:sz="4" w:space="0" w:color="auto"/>
              <w:left w:val="single" w:sz="4" w:space="0" w:color="D9D9D9"/>
              <w:right w:val="single" w:sz="4" w:space="0" w:color="D9D9D9"/>
            </w:tcBorders>
            <w:shd w:val="clear" w:color="auto" w:fill="FFFFFF" w:themeFill="background1"/>
            <w:vAlign w:val="center"/>
          </w:tcPr>
          <w:p w14:paraId="05AD5C21" w14:textId="3E6970A9" w:rsidR="00B60C37" w:rsidRPr="00B60C37" w:rsidRDefault="00B60C37" w:rsidP="00B60C37">
            <w:pPr>
              <w:jc w:val="center"/>
              <w:rPr>
                <w:szCs w:val="24"/>
              </w:rPr>
            </w:pPr>
            <w:r w:rsidRPr="00B60C37">
              <w:rPr>
                <w:b/>
                <w:szCs w:val="24"/>
              </w:rPr>
              <w:t xml:space="preserve">Effect over baseline </w:t>
            </w:r>
            <w:r>
              <w:rPr>
                <w:b/>
                <w:szCs w:val="24"/>
              </w:rPr>
              <w:t>condition</w:t>
            </w:r>
          </w:p>
        </w:tc>
        <w:tc>
          <w:tcPr>
            <w:tcW w:w="1710" w:type="dxa"/>
            <w:vMerge w:val="restart"/>
            <w:tcBorders>
              <w:top w:val="double" w:sz="4" w:space="0" w:color="auto"/>
              <w:left w:val="single" w:sz="4" w:space="0" w:color="D9D9D9"/>
              <w:right w:val="nil"/>
            </w:tcBorders>
            <w:shd w:val="clear" w:color="auto" w:fill="FFFFFF" w:themeFill="background1"/>
            <w:vAlign w:val="center"/>
          </w:tcPr>
          <w:p w14:paraId="13C865DC" w14:textId="77777777" w:rsidR="00B60C37" w:rsidRDefault="00B60C37" w:rsidP="00B60C37">
            <w:pPr>
              <w:jc w:val="center"/>
              <w:rPr>
                <w:szCs w:val="24"/>
              </w:rPr>
            </w:pPr>
            <w:r>
              <w:rPr>
                <w:szCs w:val="24"/>
              </w:rPr>
              <w:t>Interaction of</w:t>
            </w:r>
          </w:p>
          <w:p w14:paraId="4459258A" w14:textId="09F86E89" w:rsidR="00B60C37" w:rsidRPr="00EB0868" w:rsidRDefault="00B60C37" w:rsidP="00B60C37">
            <w:pPr>
              <w:jc w:val="center"/>
              <w:rPr>
                <w:szCs w:val="24"/>
              </w:rPr>
            </w:pPr>
            <w:r>
              <w:rPr>
                <w:szCs w:val="24"/>
              </w:rPr>
              <w:t>Interdependence and Network Effect</w:t>
            </w:r>
          </w:p>
        </w:tc>
      </w:tr>
      <w:tr w:rsidR="00B60C37" w:rsidRPr="00EB0868" w14:paraId="36EB0F29" w14:textId="2B01F8D3" w:rsidTr="00E5728B">
        <w:tc>
          <w:tcPr>
            <w:tcW w:w="1620" w:type="dxa"/>
            <w:tcBorders>
              <w:left w:val="nil"/>
              <w:bottom w:val="double" w:sz="4" w:space="0" w:color="auto"/>
              <w:right w:val="nil"/>
            </w:tcBorders>
            <w:vAlign w:val="center"/>
          </w:tcPr>
          <w:p w14:paraId="2742B094" w14:textId="77777777" w:rsidR="00B60C37" w:rsidRPr="00EB0868" w:rsidRDefault="00B60C37" w:rsidP="00CE404F">
            <w:pPr>
              <w:jc w:val="center"/>
              <w:rPr>
                <w:szCs w:val="24"/>
              </w:rPr>
            </w:pPr>
          </w:p>
        </w:tc>
        <w:tc>
          <w:tcPr>
            <w:tcW w:w="1262" w:type="dxa"/>
            <w:tcBorders>
              <w:left w:val="nil"/>
              <w:bottom w:val="double" w:sz="4" w:space="0" w:color="auto"/>
              <w:right w:val="single" w:sz="4" w:space="0" w:color="D9D9D9"/>
            </w:tcBorders>
            <w:vAlign w:val="center"/>
          </w:tcPr>
          <w:p w14:paraId="080314B1" w14:textId="77777777" w:rsidR="00B60C37" w:rsidRPr="00EB0868" w:rsidRDefault="00B60C37" w:rsidP="00CE404F">
            <w:pPr>
              <w:jc w:val="center"/>
              <w:rPr>
                <w:szCs w:val="24"/>
              </w:rPr>
            </w:pPr>
          </w:p>
        </w:tc>
        <w:tc>
          <w:tcPr>
            <w:tcW w:w="1442" w:type="dxa"/>
            <w:tcBorders>
              <w:left w:val="single" w:sz="4" w:space="0" w:color="D9D9D9"/>
              <w:bottom w:val="double" w:sz="4" w:space="0" w:color="auto"/>
              <w:right w:val="nil"/>
            </w:tcBorders>
            <w:vAlign w:val="bottom"/>
          </w:tcPr>
          <w:p w14:paraId="793D8C29" w14:textId="77777777" w:rsidR="00B60C37" w:rsidRPr="00EB0868" w:rsidRDefault="00B60C37" w:rsidP="00B60C37">
            <w:pPr>
              <w:jc w:val="center"/>
              <w:rPr>
                <w:szCs w:val="24"/>
              </w:rPr>
            </w:pPr>
            <w:r w:rsidRPr="00EB0868">
              <w:rPr>
                <w:szCs w:val="24"/>
              </w:rPr>
              <w:t>Interdependent Clues Alone</w:t>
            </w:r>
          </w:p>
        </w:tc>
        <w:tc>
          <w:tcPr>
            <w:tcW w:w="1256" w:type="dxa"/>
            <w:tcBorders>
              <w:left w:val="nil"/>
              <w:bottom w:val="double" w:sz="4" w:space="0" w:color="auto"/>
              <w:right w:val="nil"/>
            </w:tcBorders>
            <w:vAlign w:val="bottom"/>
          </w:tcPr>
          <w:p w14:paraId="4936F422" w14:textId="77777777" w:rsidR="00B60C37" w:rsidRPr="00EB0868" w:rsidRDefault="00B60C37" w:rsidP="00B60C37">
            <w:pPr>
              <w:tabs>
                <w:tab w:val="left" w:pos="1052"/>
              </w:tabs>
              <w:jc w:val="center"/>
              <w:rPr>
                <w:szCs w:val="24"/>
              </w:rPr>
            </w:pPr>
            <w:r w:rsidRPr="00EB0868">
              <w:rPr>
                <w:szCs w:val="24"/>
              </w:rPr>
              <w:t>Polarizing Network Alone</w:t>
            </w:r>
          </w:p>
        </w:tc>
        <w:tc>
          <w:tcPr>
            <w:tcW w:w="1800" w:type="dxa"/>
            <w:gridSpan w:val="2"/>
            <w:tcBorders>
              <w:left w:val="nil"/>
              <w:bottom w:val="double" w:sz="4" w:space="0" w:color="auto"/>
              <w:right w:val="single" w:sz="4" w:space="0" w:color="D9D9D9"/>
            </w:tcBorders>
            <w:vAlign w:val="bottom"/>
          </w:tcPr>
          <w:p w14:paraId="5C40A447" w14:textId="77777777" w:rsidR="00B60C37" w:rsidRPr="00EB0868" w:rsidRDefault="00B60C37" w:rsidP="00B60C37">
            <w:pPr>
              <w:jc w:val="center"/>
              <w:rPr>
                <w:szCs w:val="24"/>
              </w:rPr>
            </w:pPr>
            <w:r w:rsidRPr="00EB0868">
              <w:rPr>
                <w:szCs w:val="24"/>
              </w:rPr>
              <w:t>Interdependent Clues and Polarizing Network</w:t>
            </w:r>
          </w:p>
        </w:tc>
        <w:tc>
          <w:tcPr>
            <w:tcW w:w="1710" w:type="dxa"/>
            <w:vMerge/>
            <w:tcBorders>
              <w:left w:val="single" w:sz="4" w:space="0" w:color="D9D9D9"/>
              <w:bottom w:val="double" w:sz="4" w:space="0" w:color="auto"/>
              <w:right w:val="nil"/>
            </w:tcBorders>
            <w:vAlign w:val="center"/>
          </w:tcPr>
          <w:p w14:paraId="05B37A64" w14:textId="0561CB7E" w:rsidR="00B60C37" w:rsidRPr="00EB0868" w:rsidRDefault="00B60C37" w:rsidP="00B60C37">
            <w:pPr>
              <w:jc w:val="center"/>
              <w:rPr>
                <w:szCs w:val="24"/>
              </w:rPr>
            </w:pPr>
          </w:p>
        </w:tc>
      </w:tr>
      <w:tr w:rsidR="00B60C37" w:rsidRPr="00EB0868" w14:paraId="7BA4533B" w14:textId="516B0998" w:rsidTr="00E5728B">
        <w:trPr>
          <w:trHeight w:val="330"/>
        </w:trPr>
        <w:tc>
          <w:tcPr>
            <w:tcW w:w="1620" w:type="dxa"/>
            <w:vMerge w:val="restart"/>
            <w:tcBorders>
              <w:top w:val="double" w:sz="4" w:space="0" w:color="auto"/>
              <w:left w:val="nil"/>
              <w:right w:val="nil"/>
            </w:tcBorders>
            <w:vAlign w:val="center"/>
          </w:tcPr>
          <w:p w14:paraId="72B169CA" w14:textId="1957255A" w:rsidR="00B60C37" w:rsidRPr="00EB0868" w:rsidRDefault="00B60C37" w:rsidP="00CE404F">
            <w:pPr>
              <w:rPr>
                <w:szCs w:val="24"/>
              </w:rPr>
            </w:pPr>
            <w:r w:rsidRPr="00EB0868">
              <w:rPr>
                <w:szCs w:val="24"/>
              </w:rPr>
              <w:t>Within-Camp Similarity</w:t>
            </w:r>
            <w:r>
              <w:rPr>
                <w:szCs w:val="24"/>
              </w:rPr>
              <w:br/>
            </w:r>
            <w:r w:rsidRPr="00B60C37">
              <w:rPr>
                <w:i/>
                <w:sz w:val="18"/>
                <w:szCs w:val="24"/>
              </w:rPr>
              <w:t>(95</w:t>
            </w:r>
            <w:r w:rsidRPr="00B60C37">
              <w:rPr>
                <w:i/>
                <w:sz w:val="18"/>
                <w:szCs w:val="24"/>
                <w:vertAlign w:val="superscript"/>
              </w:rPr>
              <w:t>th</w:t>
            </w:r>
            <w:r w:rsidRPr="00B60C37">
              <w:rPr>
                <w:i/>
                <w:sz w:val="18"/>
                <w:szCs w:val="24"/>
              </w:rPr>
              <w:t xml:space="preserve"> percentile correlation)</w:t>
            </w:r>
          </w:p>
        </w:tc>
        <w:tc>
          <w:tcPr>
            <w:tcW w:w="1262" w:type="dxa"/>
            <w:tcBorders>
              <w:top w:val="double" w:sz="4" w:space="0" w:color="auto"/>
              <w:left w:val="nil"/>
              <w:bottom w:val="nil"/>
              <w:right w:val="single" w:sz="4" w:space="0" w:color="D9D9D9"/>
            </w:tcBorders>
            <w:vAlign w:val="center"/>
          </w:tcPr>
          <w:p w14:paraId="423ACD13" w14:textId="77777777" w:rsidR="00B60C37" w:rsidRPr="00EB0868" w:rsidRDefault="00B60C37" w:rsidP="00CE404F">
            <w:pPr>
              <w:rPr>
                <w:szCs w:val="24"/>
                <w:vertAlign w:val="superscript"/>
              </w:rPr>
            </w:pPr>
            <w:r w:rsidRPr="00EB0868">
              <w:rPr>
                <w:szCs w:val="24"/>
              </w:rPr>
              <w:t>Behavioral</w:t>
            </w:r>
            <w:r w:rsidRPr="00EB0868">
              <w:rPr>
                <w:szCs w:val="24"/>
                <w:vertAlign w:val="superscript"/>
              </w:rPr>
              <w:t>1</w:t>
            </w:r>
          </w:p>
        </w:tc>
        <w:tc>
          <w:tcPr>
            <w:tcW w:w="1442" w:type="dxa"/>
            <w:tcBorders>
              <w:top w:val="double" w:sz="4" w:space="0" w:color="auto"/>
              <w:left w:val="single" w:sz="4" w:space="0" w:color="D9D9D9"/>
              <w:bottom w:val="nil"/>
              <w:right w:val="nil"/>
            </w:tcBorders>
            <w:vAlign w:val="center"/>
          </w:tcPr>
          <w:p w14:paraId="64DA1EC7" w14:textId="77777777" w:rsidR="00B60C37" w:rsidRPr="006A6D51" w:rsidRDefault="00B60C37" w:rsidP="00B60C37">
            <w:pPr>
              <w:ind w:firstLine="257"/>
              <w:rPr>
                <w:szCs w:val="24"/>
              </w:rPr>
            </w:pPr>
            <w:r w:rsidRPr="006A6D51">
              <w:rPr>
                <w:szCs w:val="24"/>
              </w:rPr>
              <w:t>+0.0249**</w:t>
            </w:r>
          </w:p>
        </w:tc>
        <w:tc>
          <w:tcPr>
            <w:tcW w:w="1346" w:type="dxa"/>
            <w:gridSpan w:val="2"/>
            <w:tcBorders>
              <w:top w:val="double" w:sz="4" w:space="0" w:color="auto"/>
              <w:left w:val="nil"/>
              <w:bottom w:val="nil"/>
              <w:right w:val="nil"/>
            </w:tcBorders>
            <w:vAlign w:val="center"/>
          </w:tcPr>
          <w:p w14:paraId="1EDBA012" w14:textId="77777777" w:rsidR="00B60C37" w:rsidRPr="00EB0868" w:rsidRDefault="00B60C37" w:rsidP="00E5728B">
            <w:pPr>
              <w:ind w:firstLine="150"/>
              <w:rPr>
                <w:szCs w:val="24"/>
              </w:rPr>
            </w:pPr>
            <w:r w:rsidRPr="00EB0868">
              <w:rPr>
                <w:szCs w:val="24"/>
              </w:rPr>
              <w:t>+0.155***</w:t>
            </w:r>
          </w:p>
        </w:tc>
        <w:tc>
          <w:tcPr>
            <w:tcW w:w="1710" w:type="dxa"/>
            <w:tcBorders>
              <w:top w:val="double" w:sz="4" w:space="0" w:color="auto"/>
              <w:left w:val="nil"/>
              <w:bottom w:val="nil"/>
              <w:right w:val="single" w:sz="4" w:space="0" w:color="D9D9D9"/>
            </w:tcBorders>
            <w:vAlign w:val="center"/>
          </w:tcPr>
          <w:p w14:paraId="6A989BF7" w14:textId="77777777" w:rsidR="00B60C37" w:rsidRPr="00EB0868" w:rsidRDefault="00B60C37" w:rsidP="00B60C37">
            <w:pPr>
              <w:ind w:firstLine="257"/>
              <w:rPr>
                <w:szCs w:val="24"/>
              </w:rPr>
            </w:pPr>
            <w:r w:rsidRPr="00EB0868">
              <w:rPr>
                <w:szCs w:val="24"/>
              </w:rPr>
              <w:t>+0.158***</w:t>
            </w:r>
          </w:p>
        </w:tc>
        <w:tc>
          <w:tcPr>
            <w:tcW w:w="1710" w:type="dxa"/>
            <w:tcBorders>
              <w:top w:val="double" w:sz="4" w:space="0" w:color="auto"/>
              <w:left w:val="single" w:sz="4" w:space="0" w:color="D9D9D9"/>
              <w:bottom w:val="nil"/>
              <w:right w:val="nil"/>
            </w:tcBorders>
            <w:vAlign w:val="center"/>
          </w:tcPr>
          <w:p w14:paraId="125C0010" w14:textId="20398F73" w:rsidR="00B60C37" w:rsidRPr="00EB0868" w:rsidRDefault="00B60C37" w:rsidP="00B60C37">
            <w:pPr>
              <w:ind w:left="257" w:firstLine="270"/>
              <w:rPr>
                <w:szCs w:val="24"/>
              </w:rPr>
            </w:pPr>
            <w:r>
              <w:rPr>
                <w:szCs w:val="24"/>
              </w:rPr>
              <w:t>-.0227</w:t>
            </w:r>
          </w:p>
        </w:tc>
      </w:tr>
      <w:tr w:rsidR="00B60C37" w:rsidRPr="00EB0868" w14:paraId="362695EC" w14:textId="6E7B123E" w:rsidTr="00E5728B">
        <w:trPr>
          <w:trHeight w:val="404"/>
        </w:trPr>
        <w:tc>
          <w:tcPr>
            <w:tcW w:w="1620" w:type="dxa"/>
            <w:vMerge/>
            <w:tcBorders>
              <w:left w:val="nil"/>
              <w:bottom w:val="single" w:sz="4" w:space="0" w:color="D9D9D9"/>
              <w:right w:val="nil"/>
            </w:tcBorders>
            <w:vAlign w:val="center"/>
          </w:tcPr>
          <w:p w14:paraId="6A19EBFA" w14:textId="77777777" w:rsidR="00B60C37" w:rsidRPr="00EB0868" w:rsidRDefault="00B60C37" w:rsidP="00CE404F">
            <w:pPr>
              <w:rPr>
                <w:szCs w:val="24"/>
              </w:rPr>
            </w:pPr>
          </w:p>
        </w:tc>
        <w:tc>
          <w:tcPr>
            <w:tcW w:w="1262" w:type="dxa"/>
            <w:tcBorders>
              <w:top w:val="nil"/>
              <w:left w:val="nil"/>
              <w:bottom w:val="single" w:sz="4" w:space="0" w:color="D9D9D9"/>
              <w:right w:val="single" w:sz="4" w:space="0" w:color="D9D9D9"/>
            </w:tcBorders>
            <w:vAlign w:val="center"/>
          </w:tcPr>
          <w:p w14:paraId="3D6192D2" w14:textId="77777777" w:rsidR="00B60C37" w:rsidRPr="00EB0868" w:rsidRDefault="00B60C37" w:rsidP="00CE404F">
            <w:pPr>
              <w:rPr>
                <w:szCs w:val="24"/>
              </w:rPr>
            </w:pPr>
            <w:r w:rsidRPr="00EB0868">
              <w:rPr>
                <w:szCs w:val="24"/>
              </w:rPr>
              <w:t>Self-Report</w:t>
            </w:r>
            <w:r w:rsidRPr="00EB0868">
              <w:rPr>
                <w:szCs w:val="24"/>
                <w:vertAlign w:val="superscript"/>
              </w:rPr>
              <w:t>1</w:t>
            </w:r>
          </w:p>
        </w:tc>
        <w:tc>
          <w:tcPr>
            <w:tcW w:w="1442" w:type="dxa"/>
            <w:tcBorders>
              <w:top w:val="nil"/>
              <w:left w:val="single" w:sz="4" w:space="0" w:color="D9D9D9"/>
              <w:bottom w:val="single" w:sz="4" w:space="0" w:color="D9D9D9"/>
              <w:right w:val="nil"/>
            </w:tcBorders>
            <w:vAlign w:val="center"/>
          </w:tcPr>
          <w:p w14:paraId="634A5E39" w14:textId="77777777" w:rsidR="00B60C37" w:rsidRPr="006A6D51" w:rsidRDefault="00B60C37" w:rsidP="00B60C37">
            <w:pPr>
              <w:ind w:firstLine="257"/>
              <w:rPr>
                <w:szCs w:val="24"/>
              </w:rPr>
            </w:pPr>
            <w:r w:rsidRPr="006A6D51">
              <w:rPr>
                <w:szCs w:val="24"/>
              </w:rPr>
              <w:t>-0.00389</w:t>
            </w:r>
          </w:p>
        </w:tc>
        <w:tc>
          <w:tcPr>
            <w:tcW w:w="1346" w:type="dxa"/>
            <w:gridSpan w:val="2"/>
            <w:tcBorders>
              <w:top w:val="nil"/>
              <w:left w:val="nil"/>
              <w:bottom w:val="single" w:sz="4" w:space="0" w:color="D9D9D9"/>
              <w:right w:val="nil"/>
            </w:tcBorders>
            <w:vAlign w:val="center"/>
          </w:tcPr>
          <w:p w14:paraId="370DAC0A" w14:textId="77777777" w:rsidR="00B60C37" w:rsidRPr="00EB0868" w:rsidRDefault="00B60C37" w:rsidP="00E5728B">
            <w:pPr>
              <w:ind w:firstLine="150"/>
              <w:rPr>
                <w:szCs w:val="24"/>
              </w:rPr>
            </w:pPr>
            <w:r w:rsidRPr="00EB0868">
              <w:rPr>
                <w:szCs w:val="24"/>
              </w:rPr>
              <w:t>+.0231</w:t>
            </w:r>
          </w:p>
        </w:tc>
        <w:tc>
          <w:tcPr>
            <w:tcW w:w="1710" w:type="dxa"/>
            <w:tcBorders>
              <w:top w:val="nil"/>
              <w:left w:val="nil"/>
              <w:bottom w:val="single" w:sz="4" w:space="0" w:color="D9D9D9"/>
              <w:right w:val="single" w:sz="4" w:space="0" w:color="D9D9D9"/>
            </w:tcBorders>
            <w:vAlign w:val="center"/>
          </w:tcPr>
          <w:p w14:paraId="228DD4BA" w14:textId="77777777" w:rsidR="00B60C37" w:rsidRPr="00EB0868" w:rsidRDefault="00B60C37" w:rsidP="00B60C37">
            <w:pPr>
              <w:ind w:firstLine="257"/>
              <w:rPr>
                <w:szCs w:val="24"/>
              </w:rPr>
            </w:pPr>
            <w:r w:rsidRPr="00EB0868">
              <w:rPr>
                <w:szCs w:val="24"/>
              </w:rPr>
              <w:t>+.0357***</w:t>
            </w:r>
          </w:p>
        </w:tc>
        <w:tc>
          <w:tcPr>
            <w:tcW w:w="1710" w:type="dxa"/>
            <w:tcBorders>
              <w:top w:val="nil"/>
              <w:left w:val="single" w:sz="4" w:space="0" w:color="D9D9D9"/>
              <w:bottom w:val="single" w:sz="4" w:space="0" w:color="D9D9D9"/>
              <w:right w:val="nil"/>
            </w:tcBorders>
            <w:vAlign w:val="center"/>
          </w:tcPr>
          <w:p w14:paraId="0277C9B7" w14:textId="1484C6D7" w:rsidR="00B60C37" w:rsidRPr="00EB0868" w:rsidRDefault="00B60C37" w:rsidP="00B60C37">
            <w:pPr>
              <w:ind w:left="257" w:firstLine="270"/>
              <w:rPr>
                <w:szCs w:val="24"/>
              </w:rPr>
            </w:pPr>
            <w:r>
              <w:rPr>
                <w:szCs w:val="24"/>
              </w:rPr>
              <w:t>+.0183</w:t>
            </w:r>
          </w:p>
        </w:tc>
      </w:tr>
      <w:tr w:rsidR="00B60C37" w:rsidRPr="00EB0868" w14:paraId="38681E08" w14:textId="48822841" w:rsidTr="00E5728B">
        <w:trPr>
          <w:trHeight w:val="386"/>
        </w:trPr>
        <w:tc>
          <w:tcPr>
            <w:tcW w:w="1620" w:type="dxa"/>
            <w:vMerge w:val="restart"/>
            <w:tcBorders>
              <w:top w:val="single" w:sz="4" w:space="0" w:color="D9D9D9"/>
              <w:left w:val="nil"/>
              <w:right w:val="nil"/>
            </w:tcBorders>
            <w:vAlign w:val="center"/>
          </w:tcPr>
          <w:p w14:paraId="01525AFA" w14:textId="3A4E6BB4" w:rsidR="00B60C37" w:rsidRPr="00EB0868" w:rsidRDefault="00B60C37" w:rsidP="00CE404F">
            <w:pPr>
              <w:rPr>
                <w:szCs w:val="24"/>
              </w:rPr>
            </w:pPr>
            <w:r w:rsidRPr="00EB0868">
              <w:rPr>
                <w:szCs w:val="24"/>
              </w:rPr>
              <w:t>Across-Camp Similarity</w:t>
            </w:r>
            <w:r>
              <w:rPr>
                <w:szCs w:val="24"/>
              </w:rPr>
              <w:br/>
            </w:r>
            <w:r w:rsidRPr="00B60C37">
              <w:rPr>
                <w:i/>
                <w:sz w:val="18"/>
                <w:szCs w:val="24"/>
              </w:rPr>
              <w:t>(5</w:t>
            </w:r>
            <w:r w:rsidRPr="00B60C37">
              <w:rPr>
                <w:i/>
                <w:sz w:val="18"/>
                <w:szCs w:val="24"/>
                <w:vertAlign w:val="superscript"/>
              </w:rPr>
              <w:t>th</w:t>
            </w:r>
            <w:r w:rsidRPr="00B60C37">
              <w:rPr>
                <w:i/>
                <w:sz w:val="18"/>
                <w:szCs w:val="24"/>
              </w:rPr>
              <w:t xml:space="preserve"> percentile correlation)</w:t>
            </w:r>
          </w:p>
        </w:tc>
        <w:tc>
          <w:tcPr>
            <w:tcW w:w="1262" w:type="dxa"/>
            <w:tcBorders>
              <w:top w:val="single" w:sz="4" w:space="0" w:color="D9D9D9"/>
              <w:left w:val="nil"/>
              <w:bottom w:val="nil"/>
              <w:right w:val="single" w:sz="4" w:space="0" w:color="D9D9D9"/>
            </w:tcBorders>
            <w:vAlign w:val="center"/>
          </w:tcPr>
          <w:p w14:paraId="685ADBCB" w14:textId="77777777" w:rsidR="00B60C37" w:rsidRPr="00EB0868" w:rsidRDefault="00B60C37" w:rsidP="00CE404F">
            <w:pPr>
              <w:rPr>
                <w:szCs w:val="24"/>
              </w:rPr>
            </w:pPr>
            <w:r w:rsidRPr="00EB0868">
              <w:rPr>
                <w:szCs w:val="24"/>
              </w:rPr>
              <w:t>Behavioral</w:t>
            </w:r>
            <w:r w:rsidRPr="00EB0868">
              <w:rPr>
                <w:szCs w:val="24"/>
                <w:vertAlign w:val="superscript"/>
              </w:rPr>
              <w:t>1</w:t>
            </w:r>
          </w:p>
        </w:tc>
        <w:tc>
          <w:tcPr>
            <w:tcW w:w="1442" w:type="dxa"/>
            <w:tcBorders>
              <w:top w:val="single" w:sz="4" w:space="0" w:color="D9D9D9"/>
              <w:left w:val="single" w:sz="4" w:space="0" w:color="D9D9D9"/>
              <w:bottom w:val="nil"/>
              <w:right w:val="nil"/>
            </w:tcBorders>
            <w:vAlign w:val="center"/>
          </w:tcPr>
          <w:p w14:paraId="00AEE06E" w14:textId="77777777" w:rsidR="00B60C37" w:rsidRPr="006A6D51" w:rsidRDefault="00B60C37" w:rsidP="00B60C37">
            <w:pPr>
              <w:ind w:firstLine="257"/>
              <w:rPr>
                <w:szCs w:val="24"/>
              </w:rPr>
            </w:pPr>
            <w:r w:rsidRPr="006A6D51">
              <w:rPr>
                <w:szCs w:val="24"/>
              </w:rPr>
              <w:t>+0.0112</w:t>
            </w:r>
          </w:p>
        </w:tc>
        <w:tc>
          <w:tcPr>
            <w:tcW w:w="1346" w:type="dxa"/>
            <w:gridSpan w:val="2"/>
            <w:tcBorders>
              <w:top w:val="single" w:sz="4" w:space="0" w:color="D9D9D9"/>
              <w:left w:val="nil"/>
              <w:bottom w:val="nil"/>
              <w:right w:val="nil"/>
            </w:tcBorders>
            <w:vAlign w:val="center"/>
          </w:tcPr>
          <w:p w14:paraId="4FE47BBB" w14:textId="77777777" w:rsidR="00B60C37" w:rsidRPr="00EB0868" w:rsidRDefault="00B60C37" w:rsidP="00E5728B">
            <w:pPr>
              <w:ind w:firstLine="150"/>
              <w:rPr>
                <w:szCs w:val="24"/>
              </w:rPr>
            </w:pPr>
            <w:r w:rsidRPr="00EB0868">
              <w:rPr>
                <w:szCs w:val="24"/>
              </w:rPr>
              <w:t>-.0307***</w:t>
            </w:r>
          </w:p>
        </w:tc>
        <w:tc>
          <w:tcPr>
            <w:tcW w:w="1710" w:type="dxa"/>
            <w:tcBorders>
              <w:top w:val="single" w:sz="4" w:space="0" w:color="D9D9D9"/>
              <w:left w:val="nil"/>
              <w:bottom w:val="nil"/>
              <w:right w:val="single" w:sz="4" w:space="0" w:color="D9D9D9"/>
            </w:tcBorders>
            <w:vAlign w:val="center"/>
          </w:tcPr>
          <w:p w14:paraId="0B6B8F60" w14:textId="77777777" w:rsidR="00B60C37" w:rsidRPr="00EB0868" w:rsidRDefault="00B60C37" w:rsidP="00B60C37">
            <w:pPr>
              <w:ind w:firstLine="257"/>
              <w:rPr>
                <w:szCs w:val="24"/>
              </w:rPr>
            </w:pPr>
            <w:r w:rsidRPr="00EB0868">
              <w:rPr>
                <w:szCs w:val="24"/>
              </w:rPr>
              <w:t>-.0310***</w:t>
            </w:r>
          </w:p>
        </w:tc>
        <w:tc>
          <w:tcPr>
            <w:tcW w:w="1710" w:type="dxa"/>
            <w:tcBorders>
              <w:top w:val="single" w:sz="4" w:space="0" w:color="D9D9D9"/>
              <w:left w:val="single" w:sz="4" w:space="0" w:color="D9D9D9"/>
              <w:bottom w:val="nil"/>
              <w:right w:val="nil"/>
            </w:tcBorders>
            <w:vAlign w:val="center"/>
          </w:tcPr>
          <w:p w14:paraId="444F16FD" w14:textId="2BB85A46" w:rsidR="00B60C37" w:rsidRPr="00EB0868" w:rsidRDefault="00B60C37" w:rsidP="00B60C37">
            <w:pPr>
              <w:ind w:left="257" w:firstLine="270"/>
              <w:rPr>
                <w:szCs w:val="24"/>
              </w:rPr>
            </w:pPr>
            <w:r>
              <w:rPr>
                <w:szCs w:val="24"/>
              </w:rPr>
              <w:t>-.00827</w:t>
            </w:r>
          </w:p>
        </w:tc>
      </w:tr>
      <w:tr w:rsidR="00B60C37" w:rsidRPr="00EB0868" w14:paraId="1947E64F" w14:textId="2931BC6E" w:rsidTr="00E5728B">
        <w:trPr>
          <w:trHeight w:val="350"/>
        </w:trPr>
        <w:tc>
          <w:tcPr>
            <w:tcW w:w="1620" w:type="dxa"/>
            <w:vMerge/>
            <w:tcBorders>
              <w:left w:val="nil"/>
              <w:bottom w:val="single" w:sz="4" w:space="0" w:color="D9D9D9"/>
              <w:right w:val="nil"/>
            </w:tcBorders>
            <w:vAlign w:val="center"/>
          </w:tcPr>
          <w:p w14:paraId="0D54EFAD" w14:textId="77777777" w:rsidR="00B60C37" w:rsidRPr="00EB0868" w:rsidRDefault="00B60C37" w:rsidP="00CE404F">
            <w:pPr>
              <w:rPr>
                <w:szCs w:val="24"/>
              </w:rPr>
            </w:pPr>
          </w:p>
        </w:tc>
        <w:tc>
          <w:tcPr>
            <w:tcW w:w="1262" w:type="dxa"/>
            <w:tcBorders>
              <w:top w:val="nil"/>
              <w:left w:val="nil"/>
              <w:bottom w:val="single" w:sz="4" w:space="0" w:color="D9D9D9"/>
              <w:right w:val="single" w:sz="4" w:space="0" w:color="D9D9D9"/>
            </w:tcBorders>
            <w:vAlign w:val="center"/>
          </w:tcPr>
          <w:p w14:paraId="32F83253" w14:textId="77777777" w:rsidR="00B60C37" w:rsidRPr="00EB0868" w:rsidRDefault="00B60C37" w:rsidP="00CE404F">
            <w:pPr>
              <w:rPr>
                <w:szCs w:val="24"/>
              </w:rPr>
            </w:pPr>
            <w:r w:rsidRPr="00EB0868">
              <w:rPr>
                <w:szCs w:val="24"/>
              </w:rPr>
              <w:t>Self-Report</w:t>
            </w:r>
            <w:r w:rsidRPr="00EB0868">
              <w:rPr>
                <w:szCs w:val="24"/>
                <w:vertAlign w:val="superscript"/>
              </w:rPr>
              <w:t>1</w:t>
            </w:r>
          </w:p>
        </w:tc>
        <w:tc>
          <w:tcPr>
            <w:tcW w:w="1442" w:type="dxa"/>
            <w:tcBorders>
              <w:top w:val="nil"/>
              <w:left w:val="single" w:sz="4" w:space="0" w:color="D9D9D9"/>
              <w:bottom w:val="single" w:sz="4" w:space="0" w:color="D9D9D9"/>
              <w:right w:val="nil"/>
            </w:tcBorders>
            <w:vAlign w:val="center"/>
          </w:tcPr>
          <w:p w14:paraId="76AF5904" w14:textId="77777777" w:rsidR="00B60C37" w:rsidRPr="006A6D51" w:rsidRDefault="00B60C37" w:rsidP="00B60C37">
            <w:pPr>
              <w:ind w:firstLine="257"/>
              <w:rPr>
                <w:szCs w:val="24"/>
              </w:rPr>
            </w:pPr>
            <w:r w:rsidRPr="006A6D51">
              <w:rPr>
                <w:szCs w:val="24"/>
              </w:rPr>
              <w:t>-0.0345*</w:t>
            </w:r>
          </w:p>
        </w:tc>
        <w:tc>
          <w:tcPr>
            <w:tcW w:w="1346" w:type="dxa"/>
            <w:gridSpan w:val="2"/>
            <w:tcBorders>
              <w:top w:val="nil"/>
              <w:left w:val="nil"/>
              <w:bottom w:val="single" w:sz="4" w:space="0" w:color="D9D9D9"/>
              <w:right w:val="nil"/>
            </w:tcBorders>
            <w:vAlign w:val="center"/>
          </w:tcPr>
          <w:p w14:paraId="3FF6D781" w14:textId="77777777" w:rsidR="00B60C37" w:rsidRPr="00EB0868" w:rsidRDefault="00B60C37" w:rsidP="00E5728B">
            <w:pPr>
              <w:ind w:firstLine="150"/>
              <w:rPr>
                <w:szCs w:val="24"/>
              </w:rPr>
            </w:pPr>
            <w:r w:rsidRPr="00EB0868">
              <w:rPr>
                <w:szCs w:val="24"/>
              </w:rPr>
              <w:t>-.0904***</w:t>
            </w:r>
          </w:p>
        </w:tc>
        <w:tc>
          <w:tcPr>
            <w:tcW w:w="1710" w:type="dxa"/>
            <w:tcBorders>
              <w:top w:val="nil"/>
              <w:left w:val="nil"/>
              <w:bottom w:val="single" w:sz="4" w:space="0" w:color="D9D9D9"/>
              <w:right w:val="single" w:sz="4" w:space="0" w:color="D9D9D9"/>
            </w:tcBorders>
            <w:vAlign w:val="center"/>
          </w:tcPr>
          <w:p w14:paraId="7BB63CD0" w14:textId="77777777" w:rsidR="00B60C37" w:rsidRPr="00EB0868" w:rsidRDefault="00B60C37" w:rsidP="00B60C37">
            <w:pPr>
              <w:ind w:firstLine="257"/>
              <w:rPr>
                <w:szCs w:val="24"/>
              </w:rPr>
            </w:pPr>
            <w:r w:rsidRPr="00EB0868">
              <w:rPr>
                <w:szCs w:val="24"/>
              </w:rPr>
              <w:t>-.0844***</w:t>
            </w:r>
          </w:p>
        </w:tc>
        <w:tc>
          <w:tcPr>
            <w:tcW w:w="1710" w:type="dxa"/>
            <w:tcBorders>
              <w:top w:val="nil"/>
              <w:left w:val="single" w:sz="4" w:space="0" w:color="D9D9D9"/>
              <w:bottom w:val="single" w:sz="4" w:space="0" w:color="D9D9D9"/>
              <w:right w:val="nil"/>
            </w:tcBorders>
            <w:vAlign w:val="center"/>
          </w:tcPr>
          <w:p w14:paraId="74169D9A" w14:textId="170B0F4B" w:rsidR="00B60C37" w:rsidRPr="00EB0868" w:rsidRDefault="00B60C37" w:rsidP="00B60C37">
            <w:pPr>
              <w:ind w:left="257" w:firstLine="270"/>
              <w:rPr>
                <w:szCs w:val="24"/>
              </w:rPr>
            </w:pPr>
            <w:r>
              <w:rPr>
                <w:szCs w:val="24"/>
              </w:rPr>
              <w:t>+.0402</w:t>
            </w:r>
          </w:p>
        </w:tc>
      </w:tr>
      <w:tr w:rsidR="00B60C37" w:rsidRPr="00EB0868" w14:paraId="1A76A852" w14:textId="22A90E64" w:rsidTr="00E5728B">
        <w:trPr>
          <w:trHeight w:val="341"/>
        </w:trPr>
        <w:tc>
          <w:tcPr>
            <w:tcW w:w="1620" w:type="dxa"/>
            <w:vMerge w:val="restart"/>
            <w:tcBorders>
              <w:top w:val="single" w:sz="4" w:space="0" w:color="D9D9D9"/>
              <w:left w:val="nil"/>
              <w:right w:val="nil"/>
            </w:tcBorders>
            <w:vAlign w:val="center"/>
          </w:tcPr>
          <w:p w14:paraId="765B2A28" w14:textId="7AD90FF9" w:rsidR="00B60C37" w:rsidRPr="00EB0868" w:rsidRDefault="00B60C37" w:rsidP="00CE404F">
            <w:pPr>
              <w:rPr>
                <w:szCs w:val="24"/>
              </w:rPr>
            </w:pPr>
            <w:r w:rsidRPr="00EB0868">
              <w:rPr>
                <w:szCs w:val="24"/>
              </w:rPr>
              <w:t>Alignment with Political Axis</w:t>
            </w:r>
            <w:r>
              <w:rPr>
                <w:szCs w:val="24"/>
              </w:rPr>
              <w:br/>
            </w:r>
            <w:r w:rsidRPr="00B60C37">
              <w:rPr>
                <w:i/>
                <w:sz w:val="18"/>
                <w:szCs w:val="24"/>
              </w:rPr>
              <w:t>(% Variance in 1</w:t>
            </w:r>
            <w:r w:rsidRPr="00B60C37">
              <w:rPr>
                <w:i/>
                <w:sz w:val="18"/>
                <w:szCs w:val="24"/>
                <w:vertAlign w:val="superscript"/>
              </w:rPr>
              <w:t>st</w:t>
            </w:r>
            <w:r w:rsidRPr="00B60C37">
              <w:rPr>
                <w:i/>
                <w:sz w:val="18"/>
                <w:szCs w:val="24"/>
              </w:rPr>
              <w:t xml:space="preserve"> Component)</w:t>
            </w:r>
          </w:p>
        </w:tc>
        <w:tc>
          <w:tcPr>
            <w:tcW w:w="1262" w:type="dxa"/>
            <w:tcBorders>
              <w:top w:val="single" w:sz="4" w:space="0" w:color="D9D9D9"/>
              <w:left w:val="nil"/>
              <w:bottom w:val="nil"/>
              <w:right w:val="single" w:sz="4" w:space="0" w:color="D9D9D9"/>
            </w:tcBorders>
            <w:vAlign w:val="center"/>
          </w:tcPr>
          <w:p w14:paraId="50CA071D" w14:textId="77777777" w:rsidR="00B60C37" w:rsidRPr="00EB0868" w:rsidRDefault="00B60C37" w:rsidP="00CE404F">
            <w:pPr>
              <w:rPr>
                <w:szCs w:val="24"/>
              </w:rPr>
            </w:pPr>
            <w:r w:rsidRPr="00EB0868">
              <w:rPr>
                <w:szCs w:val="24"/>
              </w:rPr>
              <w:t>Behavioral</w:t>
            </w:r>
            <w:r w:rsidRPr="00EB0868">
              <w:rPr>
                <w:szCs w:val="24"/>
                <w:vertAlign w:val="superscript"/>
              </w:rPr>
              <w:t>1</w:t>
            </w:r>
          </w:p>
        </w:tc>
        <w:tc>
          <w:tcPr>
            <w:tcW w:w="1442" w:type="dxa"/>
            <w:tcBorders>
              <w:top w:val="single" w:sz="4" w:space="0" w:color="D9D9D9"/>
              <w:left w:val="single" w:sz="4" w:space="0" w:color="D9D9D9"/>
              <w:bottom w:val="nil"/>
              <w:right w:val="nil"/>
            </w:tcBorders>
            <w:vAlign w:val="center"/>
          </w:tcPr>
          <w:p w14:paraId="717FCCE2" w14:textId="77777777" w:rsidR="00B60C37" w:rsidRPr="006A6D51" w:rsidRDefault="00B60C37" w:rsidP="00B60C37">
            <w:pPr>
              <w:ind w:firstLine="257"/>
              <w:rPr>
                <w:szCs w:val="24"/>
              </w:rPr>
            </w:pPr>
            <w:r w:rsidRPr="006A6D51">
              <w:rPr>
                <w:szCs w:val="24"/>
              </w:rPr>
              <w:t>+2.16%**</w:t>
            </w:r>
          </w:p>
        </w:tc>
        <w:tc>
          <w:tcPr>
            <w:tcW w:w="1346" w:type="dxa"/>
            <w:gridSpan w:val="2"/>
            <w:tcBorders>
              <w:top w:val="single" w:sz="4" w:space="0" w:color="D9D9D9"/>
              <w:left w:val="nil"/>
              <w:bottom w:val="nil"/>
              <w:right w:val="nil"/>
            </w:tcBorders>
            <w:vAlign w:val="center"/>
          </w:tcPr>
          <w:p w14:paraId="4EE3E2C7" w14:textId="77777777" w:rsidR="00B60C37" w:rsidRPr="00EB0868" w:rsidRDefault="00B60C37" w:rsidP="00E5728B">
            <w:pPr>
              <w:ind w:firstLine="150"/>
              <w:rPr>
                <w:szCs w:val="24"/>
              </w:rPr>
            </w:pPr>
            <w:r w:rsidRPr="00EB0868">
              <w:rPr>
                <w:szCs w:val="24"/>
              </w:rPr>
              <w:t>+13.8%***</w:t>
            </w:r>
          </w:p>
        </w:tc>
        <w:tc>
          <w:tcPr>
            <w:tcW w:w="1710" w:type="dxa"/>
            <w:tcBorders>
              <w:top w:val="single" w:sz="4" w:space="0" w:color="D9D9D9"/>
              <w:left w:val="nil"/>
              <w:bottom w:val="nil"/>
              <w:right w:val="single" w:sz="4" w:space="0" w:color="D9D9D9"/>
            </w:tcBorders>
            <w:vAlign w:val="center"/>
          </w:tcPr>
          <w:p w14:paraId="177FBCB2" w14:textId="77777777" w:rsidR="00B60C37" w:rsidRPr="00EB0868" w:rsidRDefault="00B60C37" w:rsidP="00B60C37">
            <w:pPr>
              <w:ind w:firstLine="257"/>
              <w:rPr>
                <w:szCs w:val="24"/>
              </w:rPr>
            </w:pPr>
            <w:r w:rsidRPr="00EB0868">
              <w:rPr>
                <w:szCs w:val="24"/>
              </w:rPr>
              <w:t>+14.2%***</w:t>
            </w:r>
          </w:p>
        </w:tc>
        <w:tc>
          <w:tcPr>
            <w:tcW w:w="1710" w:type="dxa"/>
            <w:tcBorders>
              <w:top w:val="single" w:sz="4" w:space="0" w:color="D9D9D9"/>
              <w:left w:val="single" w:sz="4" w:space="0" w:color="D9D9D9"/>
              <w:bottom w:val="nil"/>
              <w:right w:val="nil"/>
            </w:tcBorders>
            <w:vAlign w:val="center"/>
          </w:tcPr>
          <w:p w14:paraId="4A99C61A" w14:textId="574C22A3" w:rsidR="00B60C37" w:rsidRPr="00EB0868" w:rsidRDefault="00B60C37" w:rsidP="00B60C37">
            <w:pPr>
              <w:ind w:left="257" w:firstLine="270"/>
              <w:rPr>
                <w:szCs w:val="24"/>
              </w:rPr>
            </w:pPr>
            <w:r>
              <w:rPr>
                <w:szCs w:val="24"/>
              </w:rPr>
              <w:t>-1.79%</w:t>
            </w:r>
          </w:p>
        </w:tc>
      </w:tr>
      <w:tr w:rsidR="00B60C37" w:rsidRPr="00EB0868" w14:paraId="06ABF549" w14:textId="0851C0FF" w:rsidTr="00E5728B">
        <w:trPr>
          <w:trHeight w:val="332"/>
        </w:trPr>
        <w:tc>
          <w:tcPr>
            <w:tcW w:w="1620" w:type="dxa"/>
            <w:vMerge/>
            <w:tcBorders>
              <w:left w:val="nil"/>
              <w:bottom w:val="single" w:sz="4" w:space="0" w:color="D9D9D9"/>
              <w:right w:val="nil"/>
            </w:tcBorders>
            <w:vAlign w:val="center"/>
          </w:tcPr>
          <w:p w14:paraId="55241958" w14:textId="77777777" w:rsidR="00B60C37" w:rsidRPr="00EB0868" w:rsidRDefault="00B60C37" w:rsidP="00CE404F">
            <w:pPr>
              <w:rPr>
                <w:szCs w:val="24"/>
              </w:rPr>
            </w:pPr>
          </w:p>
        </w:tc>
        <w:tc>
          <w:tcPr>
            <w:tcW w:w="1262" w:type="dxa"/>
            <w:tcBorders>
              <w:top w:val="nil"/>
              <w:left w:val="nil"/>
              <w:bottom w:val="single" w:sz="4" w:space="0" w:color="D9D9D9"/>
              <w:right w:val="single" w:sz="4" w:space="0" w:color="D9D9D9"/>
            </w:tcBorders>
            <w:vAlign w:val="center"/>
          </w:tcPr>
          <w:p w14:paraId="7A72BDF5" w14:textId="77777777" w:rsidR="00B60C37" w:rsidRPr="00EB0868" w:rsidRDefault="00B60C37" w:rsidP="00CE404F">
            <w:pPr>
              <w:rPr>
                <w:szCs w:val="24"/>
              </w:rPr>
            </w:pPr>
            <w:r w:rsidRPr="00EB0868">
              <w:rPr>
                <w:szCs w:val="24"/>
              </w:rPr>
              <w:t>Self-Report</w:t>
            </w:r>
            <w:r w:rsidRPr="00EB0868">
              <w:rPr>
                <w:szCs w:val="24"/>
                <w:vertAlign w:val="superscript"/>
              </w:rPr>
              <w:t>1</w:t>
            </w:r>
          </w:p>
        </w:tc>
        <w:tc>
          <w:tcPr>
            <w:tcW w:w="1442" w:type="dxa"/>
            <w:tcBorders>
              <w:top w:val="nil"/>
              <w:left w:val="single" w:sz="4" w:space="0" w:color="D9D9D9"/>
              <w:bottom w:val="single" w:sz="4" w:space="0" w:color="D9D9D9"/>
              <w:right w:val="nil"/>
            </w:tcBorders>
            <w:vAlign w:val="center"/>
          </w:tcPr>
          <w:p w14:paraId="1EEE6C46" w14:textId="77777777" w:rsidR="00B60C37" w:rsidRPr="006A6D51" w:rsidRDefault="00B60C37" w:rsidP="00B60C37">
            <w:pPr>
              <w:ind w:firstLine="257"/>
              <w:rPr>
                <w:szCs w:val="24"/>
              </w:rPr>
            </w:pPr>
            <w:r w:rsidRPr="006A6D51">
              <w:rPr>
                <w:szCs w:val="24"/>
              </w:rPr>
              <w:t>+2.77%**</w:t>
            </w:r>
          </w:p>
        </w:tc>
        <w:tc>
          <w:tcPr>
            <w:tcW w:w="1346" w:type="dxa"/>
            <w:gridSpan w:val="2"/>
            <w:tcBorders>
              <w:top w:val="nil"/>
              <w:left w:val="nil"/>
              <w:bottom w:val="single" w:sz="4" w:space="0" w:color="D9D9D9"/>
              <w:right w:val="nil"/>
            </w:tcBorders>
            <w:vAlign w:val="center"/>
          </w:tcPr>
          <w:p w14:paraId="3BBC6E1B" w14:textId="1CC44F2B" w:rsidR="00B60C37" w:rsidRPr="00EB0868" w:rsidRDefault="00B60C37" w:rsidP="00E5728B">
            <w:pPr>
              <w:ind w:firstLine="150"/>
              <w:rPr>
                <w:szCs w:val="24"/>
              </w:rPr>
            </w:pPr>
            <w:r w:rsidRPr="00EB0868">
              <w:rPr>
                <w:szCs w:val="24"/>
              </w:rPr>
              <w:t>+7.16</w:t>
            </w:r>
            <w:r>
              <w:rPr>
                <w:szCs w:val="24"/>
              </w:rPr>
              <w:t>%</w:t>
            </w:r>
            <w:r w:rsidRPr="00EB0868">
              <w:rPr>
                <w:szCs w:val="24"/>
              </w:rPr>
              <w:t>***</w:t>
            </w:r>
          </w:p>
        </w:tc>
        <w:tc>
          <w:tcPr>
            <w:tcW w:w="1710" w:type="dxa"/>
            <w:tcBorders>
              <w:top w:val="nil"/>
              <w:left w:val="nil"/>
              <w:bottom w:val="single" w:sz="4" w:space="0" w:color="D9D9D9"/>
              <w:right w:val="single" w:sz="4" w:space="0" w:color="D9D9D9"/>
            </w:tcBorders>
            <w:vAlign w:val="center"/>
          </w:tcPr>
          <w:p w14:paraId="46D8CFE2" w14:textId="77777777" w:rsidR="00B60C37" w:rsidRPr="00EB0868" w:rsidRDefault="00B60C37" w:rsidP="00B60C37">
            <w:pPr>
              <w:ind w:firstLine="257"/>
              <w:rPr>
                <w:szCs w:val="24"/>
              </w:rPr>
            </w:pPr>
            <w:r w:rsidRPr="00EB0868">
              <w:rPr>
                <w:szCs w:val="24"/>
              </w:rPr>
              <w:t>+5.34%***</w:t>
            </w:r>
          </w:p>
        </w:tc>
        <w:tc>
          <w:tcPr>
            <w:tcW w:w="1710" w:type="dxa"/>
            <w:tcBorders>
              <w:top w:val="nil"/>
              <w:left w:val="single" w:sz="4" w:space="0" w:color="D9D9D9"/>
              <w:bottom w:val="single" w:sz="4" w:space="0" w:color="D9D9D9"/>
              <w:right w:val="nil"/>
            </w:tcBorders>
            <w:vAlign w:val="center"/>
          </w:tcPr>
          <w:p w14:paraId="4365992E" w14:textId="627AE8B3" w:rsidR="00B60C37" w:rsidRPr="00EB0868" w:rsidRDefault="00B60C37" w:rsidP="00B60C37">
            <w:pPr>
              <w:ind w:left="257" w:firstLine="270"/>
              <w:rPr>
                <w:szCs w:val="24"/>
              </w:rPr>
            </w:pPr>
            <w:r>
              <w:rPr>
                <w:szCs w:val="24"/>
              </w:rPr>
              <w:t>-4.57%**</w:t>
            </w:r>
          </w:p>
        </w:tc>
      </w:tr>
      <w:tr w:rsidR="00B60C37" w:rsidRPr="00EB0868" w14:paraId="705D13DB" w14:textId="2BB24970" w:rsidTr="00E5728B">
        <w:trPr>
          <w:trHeight w:val="359"/>
        </w:trPr>
        <w:tc>
          <w:tcPr>
            <w:tcW w:w="1620" w:type="dxa"/>
            <w:tcBorders>
              <w:top w:val="single" w:sz="4" w:space="0" w:color="D9D9D9"/>
              <w:left w:val="nil"/>
              <w:bottom w:val="single" w:sz="4" w:space="0" w:color="D9D9D9"/>
              <w:right w:val="nil"/>
            </w:tcBorders>
            <w:vAlign w:val="center"/>
          </w:tcPr>
          <w:p w14:paraId="0DED9F61" w14:textId="77777777" w:rsidR="00B60C37" w:rsidRPr="00EB0868" w:rsidRDefault="00B60C37" w:rsidP="00CE404F">
            <w:pPr>
              <w:rPr>
                <w:szCs w:val="24"/>
              </w:rPr>
            </w:pPr>
            <w:r w:rsidRPr="00EB0868">
              <w:rPr>
                <w:szCs w:val="24"/>
              </w:rPr>
              <w:t>Confidence</w:t>
            </w:r>
          </w:p>
        </w:tc>
        <w:tc>
          <w:tcPr>
            <w:tcW w:w="1262" w:type="dxa"/>
            <w:tcBorders>
              <w:top w:val="single" w:sz="4" w:space="0" w:color="D9D9D9"/>
              <w:left w:val="nil"/>
              <w:bottom w:val="single" w:sz="4" w:space="0" w:color="D9D9D9"/>
              <w:right w:val="single" w:sz="4" w:space="0" w:color="D9D9D9"/>
            </w:tcBorders>
            <w:vAlign w:val="center"/>
          </w:tcPr>
          <w:p w14:paraId="7EDB5649" w14:textId="77777777" w:rsidR="00B60C37" w:rsidRPr="00EB0868" w:rsidRDefault="00B60C37" w:rsidP="00CE404F">
            <w:pPr>
              <w:rPr>
                <w:szCs w:val="24"/>
              </w:rPr>
            </w:pPr>
            <w:r w:rsidRPr="00EB0868">
              <w:rPr>
                <w:szCs w:val="24"/>
              </w:rPr>
              <w:t>Self-Report</w:t>
            </w:r>
          </w:p>
        </w:tc>
        <w:tc>
          <w:tcPr>
            <w:tcW w:w="1442" w:type="dxa"/>
            <w:tcBorders>
              <w:top w:val="single" w:sz="4" w:space="0" w:color="D9D9D9"/>
              <w:left w:val="single" w:sz="4" w:space="0" w:color="D9D9D9"/>
              <w:bottom w:val="single" w:sz="4" w:space="0" w:color="D9D9D9"/>
              <w:right w:val="nil"/>
            </w:tcBorders>
            <w:vAlign w:val="center"/>
          </w:tcPr>
          <w:p w14:paraId="3F8A2D86" w14:textId="77777777" w:rsidR="00B60C37" w:rsidRPr="006A6D51" w:rsidRDefault="00B60C37" w:rsidP="00B60C37">
            <w:pPr>
              <w:ind w:firstLine="257"/>
              <w:rPr>
                <w:szCs w:val="24"/>
              </w:rPr>
            </w:pPr>
            <w:r w:rsidRPr="006A6D51">
              <w:rPr>
                <w:szCs w:val="24"/>
              </w:rPr>
              <w:t>+2.17%**</w:t>
            </w:r>
          </w:p>
        </w:tc>
        <w:tc>
          <w:tcPr>
            <w:tcW w:w="1346" w:type="dxa"/>
            <w:gridSpan w:val="2"/>
            <w:tcBorders>
              <w:top w:val="single" w:sz="4" w:space="0" w:color="D9D9D9"/>
              <w:left w:val="nil"/>
              <w:bottom w:val="single" w:sz="4" w:space="0" w:color="D9D9D9"/>
              <w:right w:val="nil"/>
            </w:tcBorders>
            <w:vAlign w:val="center"/>
          </w:tcPr>
          <w:p w14:paraId="33014306" w14:textId="77777777" w:rsidR="00B60C37" w:rsidRPr="00EB0868" w:rsidRDefault="00B60C37" w:rsidP="00E5728B">
            <w:pPr>
              <w:ind w:firstLine="150"/>
              <w:rPr>
                <w:szCs w:val="24"/>
              </w:rPr>
            </w:pPr>
            <w:r w:rsidRPr="00EB0868">
              <w:rPr>
                <w:szCs w:val="24"/>
              </w:rPr>
              <w:t>+0.682%</w:t>
            </w:r>
          </w:p>
        </w:tc>
        <w:tc>
          <w:tcPr>
            <w:tcW w:w="1710" w:type="dxa"/>
            <w:tcBorders>
              <w:top w:val="single" w:sz="4" w:space="0" w:color="D9D9D9"/>
              <w:left w:val="nil"/>
              <w:bottom w:val="single" w:sz="4" w:space="0" w:color="D9D9D9"/>
              <w:right w:val="single" w:sz="4" w:space="0" w:color="D9D9D9"/>
            </w:tcBorders>
            <w:vAlign w:val="center"/>
          </w:tcPr>
          <w:p w14:paraId="527512BF" w14:textId="77777777" w:rsidR="00B60C37" w:rsidRPr="00EB0868" w:rsidRDefault="00B60C37" w:rsidP="00B60C37">
            <w:pPr>
              <w:ind w:firstLine="257"/>
              <w:rPr>
                <w:szCs w:val="24"/>
              </w:rPr>
            </w:pPr>
            <w:r w:rsidRPr="00EB0868">
              <w:rPr>
                <w:szCs w:val="24"/>
              </w:rPr>
              <w:t>+3.74%**</w:t>
            </w:r>
          </w:p>
        </w:tc>
        <w:tc>
          <w:tcPr>
            <w:tcW w:w="1710" w:type="dxa"/>
            <w:tcBorders>
              <w:top w:val="single" w:sz="4" w:space="0" w:color="D9D9D9"/>
              <w:left w:val="single" w:sz="4" w:space="0" w:color="D9D9D9"/>
              <w:bottom w:val="single" w:sz="4" w:space="0" w:color="D9D9D9"/>
              <w:right w:val="nil"/>
            </w:tcBorders>
            <w:vAlign w:val="center"/>
          </w:tcPr>
          <w:p w14:paraId="71B80B5A" w14:textId="1FC1E4CF" w:rsidR="00B60C37" w:rsidRPr="00EB0868" w:rsidRDefault="00B60C37" w:rsidP="00B60C37">
            <w:pPr>
              <w:ind w:left="257" w:firstLine="270"/>
              <w:rPr>
                <w:szCs w:val="24"/>
              </w:rPr>
            </w:pPr>
            <w:r>
              <w:rPr>
                <w:szCs w:val="24"/>
              </w:rPr>
              <w:t>+.887%</w:t>
            </w:r>
          </w:p>
        </w:tc>
      </w:tr>
      <w:tr w:rsidR="00B60C37" w:rsidRPr="00EB0868" w14:paraId="327195DB" w14:textId="3C986858" w:rsidTr="00E5728B">
        <w:trPr>
          <w:trHeight w:val="467"/>
        </w:trPr>
        <w:tc>
          <w:tcPr>
            <w:tcW w:w="1620" w:type="dxa"/>
            <w:tcBorders>
              <w:top w:val="single" w:sz="4" w:space="0" w:color="D9D9D9"/>
              <w:left w:val="nil"/>
              <w:right w:val="nil"/>
            </w:tcBorders>
            <w:vAlign w:val="center"/>
          </w:tcPr>
          <w:p w14:paraId="3DCFBD08" w14:textId="77777777" w:rsidR="00B60C37" w:rsidRPr="00EB0868" w:rsidRDefault="00B60C37" w:rsidP="00CE404F">
            <w:pPr>
              <w:rPr>
                <w:szCs w:val="24"/>
              </w:rPr>
            </w:pPr>
            <w:r w:rsidRPr="00EB0868">
              <w:rPr>
                <w:szCs w:val="24"/>
              </w:rPr>
              <w:t>Consensus</w:t>
            </w:r>
          </w:p>
        </w:tc>
        <w:tc>
          <w:tcPr>
            <w:tcW w:w="1262" w:type="dxa"/>
            <w:tcBorders>
              <w:top w:val="single" w:sz="4" w:space="0" w:color="D9D9D9"/>
              <w:left w:val="nil"/>
              <w:right w:val="single" w:sz="4" w:space="0" w:color="D9D9D9"/>
            </w:tcBorders>
            <w:vAlign w:val="center"/>
          </w:tcPr>
          <w:p w14:paraId="6F7F28BF" w14:textId="77777777" w:rsidR="00B60C37" w:rsidRPr="00EB0868" w:rsidRDefault="00B60C37" w:rsidP="00CE404F">
            <w:pPr>
              <w:rPr>
                <w:szCs w:val="24"/>
              </w:rPr>
            </w:pPr>
            <w:r w:rsidRPr="00EB0868">
              <w:rPr>
                <w:szCs w:val="24"/>
              </w:rPr>
              <w:t>Self-Report</w:t>
            </w:r>
          </w:p>
        </w:tc>
        <w:tc>
          <w:tcPr>
            <w:tcW w:w="1442" w:type="dxa"/>
            <w:tcBorders>
              <w:top w:val="single" w:sz="4" w:space="0" w:color="D9D9D9"/>
              <w:left w:val="single" w:sz="4" w:space="0" w:color="D9D9D9"/>
              <w:right w:val="nil"/>
            </w:tcBorders>
            <w:vAlign w:val="center"/>
          </w:tcPr>
          <w:p w14:paraId="7C4B0AF7" w14:textId="77777777" w:rsidR="00B60C37" w:rsidRPr="006A6D51" w:rsidRDefault="00B60C37" w:rsidP="00B60C37">
            <w:pPr>
              <w:ind w:firstLine="257"/>
              <w:rPr>
                <w:szCs w:val="24"/>
              </w:rPr>
            </w:pPr>
            <w:r w:rsidRPr="006A6D51">
              <w:rPr>
                <w:szCs w:val="24"/>
              </w:rPr>
              <w:t>-0.624%</w:t>
            </w:r>
          </w:p>
        </w:tc>
        <w:tc>
          <w:tcPr>
            <w:tcW w:w="1346" w:type="dxa"/>
            <w:gridSpan w:val="2"/>
            <w:tcBorders>
              <w:top w:val="single" w:sz="4" w:space="0" w:color="D9D9D9"/>
              <w:left w:val="nil"/>
              <w:right w:val="nil"/>
            </w:tcBorders>
            <w:vAlign w:val="center"/>
          </w:tcPr>
          <w:p w14:paraId="65F08F01" w14:textId="77777777" w:rsidR="00B60C37" w:rsidRPr="00EB0868" w:rsidRDefault="00B60C37" w:rsidP="00E5728B">
            <w:pPr>
              <w:ind w:firstLine="150"/>
              <w:rPr>
                <w:szCs w:val="24"/>
              </w:rPr>
            </w:pPr>
            <w:r w:rsidRPr="00EB0868">
              <w:rPr>
                <w:szCs w:val="24"/>
              </w:rPr>
              <w:t>+1.75%*</w:t>
            </w:r>
          </w:p>
        </w:tc>
        <w:tc>
          <w:tcPr>
            <w:tcW w:w="1710" w:type="dxa"/>
            <w:tcBorders>
              <w:top w:val="single" w:sz="4" w:space="0" w:color="D9D9D9"/>
              <w:left w:val="nil"/>
              <w:right w:val="single" w:sz="4" w:space="0" w:color="D9D9D9"/>
            </w:tcBorders>
            <w:vAlign w:val="center"/>
          </w:tcPr>
          <w:p w14:paraId="58AAFB25" w14:textId="77777777" w:rsidR="00B60C37" w:rsidRPr="00EB0868" w:rsidRDefault="00B60C37" w:rsidP="00B60C37">
            <w:pPr>
              <w:ind w:firstLine="257"/>
              <w:rPr>
                <w:szCs w:val="24"/>
              </w:rPr>
            </w:pPr>
            <w:r w:rsidRPr="00EB0868">
              <w:rPr>
                <w:szCs w:val="24"/>
              </w:rPr>
              <w:t>+1.03%</w:t>
            </w:r>
          </w:p>
        </w:tc>
        <w:tc>
          <w:tcPr>
            <w:tcW w:w="1710" w:type="dxa"/>
            <w:tcBorders>
              <w:top w:val="single" w:sz="4" w:space="0" w:color="D9D9D9"/>
              <w:left w:val="single" w:sz="4" w:space="0" w:color="D9D9D9"/>
              <w:right w:val="nil"/>
            </w:tcBorders>
            <w:vAlign w:val="center"/>
          </w:tcPr>
          <w:p w14:paraId="3DE7BA22" w14:textId="138537C4" w:rsidR="00B60C37" w:rsidRPr="00EB0868" w:rsidRDefault="00B60C37" w:rsidP="00B60C37">
            <w:pPr>
              <w:ind w:left="257" w:firstLine="270"/>
              <w:rPr>
                <w:szCs w:val="24"/>
              </w:rPr>
            </w:pPr>
            <w:r>
              <w:rPr>
                <w:szCs w:val="24"/>
              </w:rPr>
              <w:t>-.0925%</w:t>
            </w:r>
          </w:p>
        </w:tc>
      </w:tr>
      <w:tr w:rsidR="00B60C37" w:rsidRPr="00EB0868" w14:paraId="60F9D11B" w14:textId="77777777" w:rsidTr="0094310D">
        <w:tc>
          <w:tcPr>
            <w:tcW w:w="9090" w:type="dxa"/>
            <w:gridSpan w:val="7"/>
            <w:tcBorders>
              <w:top w:val="double" w:sz="4" w:space="0" w:color="auto"/>
              <w:left w:val="nil"/>
              <w:bottom w:val="nil"/>
              <w:right w:val="nil"/>
            </w:tcBorders>
          </w:tcPr>
          <w:p w14:paraId="4A8EBD1D" w14:textId="25692E17" w:rsidR="00B60C37" w:rsidRPr="00EB0868" w:rsidRDefault="00B60C37" w:rsidP="00CE404F">
            <w:pPr>
              <w:rPr>
                <w:szCs w:val="24"/>
              </w:rPr>
            </w:pPr>
            <w:r w:rsidRPr="00EB0868">
              <w:rPr>
                <w:szCs w:val="24"/>
                <w:vertAlign w:val="superscript"/>
              </w:rPr>
              <w:t xml:space="preserve">1 </w:t>
            </w:r>
            <w:r w:rsidRPr="00EB0868">
              <w:rPr>
                <w:szCs w:val="24"/>
              </w:rPr>
              <w:t xml:space="preserve">Preregistered; *P value &lt;.1, **P value &lt;.05, ***P value &lt;.01; </w:t>
            </w:r>
            <w:r>
              <w:rPr>
                <w:szCs w:val="24"/>
              </w:rPr>
              <w:t>one-sided pairwise T-tests; n=30 pairs;</w:t>
            </w:r>
            <w:r>
              <w:rPr>
                <w:szCs w:val="24"/>
              </w:rPr>
              <w:br/>
              <w:t>Baseline: Independent clues and non-polarizing social network.</w:t>
            </w:r>
            <w:r>
              <w:rPr>
                <w:szCs w:val="24"/>
              </w:rPr>
              <w:t xml:space="preserve"> </w:t>
            </w:r>
          </w:p>
        </w:tc>
      </w:tr>
    </w:tbl>
    <w:p w14:paraId="1E922187" w14:textId="77777777" w:rsidR="00B60C37" w:rsidRPr="003017DC" w:rsidRDefault="00B60C37" w:rsidP="003017DC">
      <w:pPr>
        <w:pStyle w:val="Teaser"/>
        <w:spacing w:line="480" w:lineRule="auto"/>
        <w:rPr>
          <w:rFonts w:ascii="Helvetica" w:hAnsi="Helvetica"/>
        </w:rPr>
      </w:pPr>
      <w:bookmarkStart w:id="68" w:name="_GoBack"/>
      <w:bookmarkEnd w:id="68"/>
    </w:p>
    <w:p w14:paraId="07F41B03" w14:textId="77777777" w:rsidR="003017DC" w:rsidRPr="003017DC" w:rsidRDefault="003017DC" w:rsidP="003017DC">
      <w:pPr>
        <w:pStyle w:val="Teaser"/>
        <w:spacing w:line="480" w:lineRule="auto"/>
        <w:rPr>
          <w:rFonts w:ascii="Helvetica" w:hAnsi="Helvetica"/>
        </w:rPr>
      </w:pPr>
      <w:commentRangeStart w:id="69"/>
      <w:r w:rsidRPr="003017DC">
        <w:rPr>
          <w:rFonts w:ascii="Helvetica" w:hAnsi="Helvetica"/>
        </w:rPr>
        <w:lastRenderedPageBreak/>
        <w:drawing>
          <wp:inline distT="0" distB="0" distL="0" distR="0" wp14:anchorId="0CE5B149" wp14:editId="3BB27300">
            <wp:extent cx="5971032" cy="68854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s.png"/>
                    <pic:cNvPicPr/>
                  </pic:nvPicPr>
                  <pic:blipFill>
                    <a:blip r:embed="rId21"/>
                    <a:stretch>
                      <a:fillRect/>
                    </a:stretch>
                  </pic:blipFill>
                  <pic:spPr>
                    <a:xfrm>
                      <a:off x="0" y="0"/>
                      <a:ext cx="5971032" cy="6885432"/>
                    </a:xfrm>
                    <a:prstGeom prst="rect">
                      <a:avLst/>
                    </a:prstGeom>
                  </pic:spPr>
                </pic:pic>
              </a:graphicData>
            </a:graphic>
          </wp:inline>
        </w:drawing>
      </w:r>
      <w:commentRangeEnd w:id="69"/>
      <w:r w:rsidR="001C1540">
        <w:rPr>
          <w:rStyle w:val="CommentReference"/>
        </w:rPr>
        <w:commentReference w:id="69"/>
      </w:r>
    </w:p>
    <w:p w14:paraId="132A77E7" w14:textId="550F85CA" w:rsidR="00FC7F17" w:rsidRPr="00280566" w:rsidRDefault="003017DC" w:rsidP="00E5728B">
      <w:pPr>
        <w:pStyle w:val="Teaser"/>
        <w:spacing w:line="480" w:lineRule="auto"/>
        <w:rPr>
          <w:rFonts w:ascii="Helvetica" w:hAnsi="Helvetica"/>
        </w:rPr>
      </w:pPr>
      <w:r w:rsidRPr="003017DC">
        <w:rPr>
          <w:rFonts w:ascii="Helvetica" w:hAnsi="Helvetica"/>
          <w:i/>
        </w:rPr>
        <w:t xml:space="preserve">Fig. </w:t>
      </w:r>
      <w:r w:rsidR="0064499C">
        <w:rPr>
          <w:rFonts w:ascii="Helvetica" w:hAnsi="Helvetica"/>
          <w:i/>
        </w:rPr>
        <w:t>9</w:t>
      </w:r>
      <w:r w:rsidRPr="003017DC">
        <w:rPr>
          <w:rFonts w:ascii="Helvetica" w:hAnsi="Helvetica"/>
          <w:i/>
        </w:rPr>
        <w:t xml:space="preserve">. </w:t>
      </w:r>
      <w:r w:rsidR="00E5728B">
        <w:rPr>
          <w:rFonts w:ascii="Helvetica" w:hAnsi="Helvetica"/>
          <w:i/>
        </w:rPr>
        <w:t xml:space="preserve">Interdependent diffusion has a measurable polarizing effect over a baseline condition of independent clues in a non-polarizing social network. The effect size is an </w:t>
      </w:r>
      <w:proofErr w:type="spellStart"/>
      <w:r w:rsidR="00E5728B">
        <w:rPr>
          <w:rFonts w:ascii="Helvetica" w:hAnsi="Helvetica"/>
          <w:i/>
        </w:rPr>
        <w:lastRenderedPageBreak/>
        <w:t>unignorable</w:t>
      </w:r>
      <w:proofErr w:type="spellEnd"/>
      <w:r w:rsidR="00E5728B">
        <w:rPr>
          <w:rFonts w:ascii="Helvetica" w:hAnsi="Helvetica"/>
          <w:i/>
        </w:rPr>
        <w:t xml:space="preserve"> fraction of that of the </w:t>
      </w:r>
      <w:r w:rsidR="00E5728B">
        <w:rPr>
          <w:rFonts w:ascii="Helvetica" w:hAnsi="Helvetica"/>
        </w:rPr>
        <w:t>a fortiori</w:t>
      </w:r>
      <w:r w:rsidR="00E5728B">
        <w:rPr>
          <w:rFonts w:ascii="Helvetica" w:hAnsi="Helvetica"/>
          <w:i/>
        </w:rPr>
        <w:t xml:space="preserve"> social network manipulation. A negative interaction effect is likely. (</w:t>
      </w:r>
      <w:r w:rsidR="00EC062D">
        <w:rPr>
          <w:rFonts w:ascii="Helvetica" w:hAnsi="Helvetica"/>
          <w:i/>
        </w:rPr>
        <w:t xml:space="preserve">Error bars show </w:t>
      </w:r>
      <w:r w:rsidR="00E5728B">
        <w:rPr>
          <w:rFonts w:ascii="Helvetica" w:hAnsi="Helvetica"/>
          <w:i/>
        </w:rPr>
        <w:t>95</w:t>
      </w:r>
      <w:r w:rsidR="006A6D51">
        <w:rPr>
          <w:rFonts w:ascii="Helvetica" w:hAnsi="Helvetica"/>
          <w:i/>
        </w:rPr>
        <w:t>% CI</w:t>
      </w:r>
      <w:r w:rsidR="00E5728B">
        <w:rPr>
          <w:rFonts w:ascii="Helvetica" w:hAnsi="Helvetica"/>
          <w:i/>
        </w:rPr>
        <w:t>).</w:t>
      </w:r>
    </w:p>
    <w:p w14:paraId="037AC768" w14:textId="063C85C8" w:rsidR="00367882" w:rsidRDefault="00367882" w:rsidP="00437052">
      <w:pPr>
        <w:pStyle w:val="Teaser"/>
        <w:spacing w:line="276" w:lineRule="auto"/>
        <w:rPr>
          <w:rFonts w:ascii="Helvetica" w:hAnsi="Helvetica"/>
          <w:b/>
        </w:rPr>
      </w:pPr>
      <w:r w:rsidRPr="00481945">
        <w:rPr>
          <w:rFonts w:ascii="Helvetica" w:hAnsi="Helvetica"/>
          <w:b/>
        </w:rPr>
        <w:t>Discussion</w:t>
      </w:r>
      <w:r w:rsidR="00764FB0">
        <w:rPr>
          <w:rFonts w:ascii="Helvetica" w:hAnsi="Helvetica"/>
          <w:b/>
        </w:rPr>
        <w:t>:</w:t>
      </w:r>
    </w:p>
    <w:p w14:paraId="4C097475" w14:textId="0891A1BD" w:rsidR="00F95568" w:rsidRDefault="00273A37" w:rsidP="00400A65">
      <w:pPr>
        <w:pStyle w:val="Teaser"/>
        <w:spacing w:line="480" w:lineRule="auto"/>
        <w:ind w:firstLine="720"/>
      </w:pPr>
      <w:r w:rsidRPr="00481945">
        <w:rPr>
          <w:rFonts w:ascii="Helvetica" w:hAnsi="Helvetica"/>
        </w:rPr>
        <w:t xml:space="preserve">When </w:t>
      </w:r>
      <w:r w:rsidR="00F95568">
        <w:rPr>
          <w:rFonts w:ascii="Helvetica" w:hAnsi="Helvetica"/>
        </w:rPr>
        <w:t xml:space="preserve">multiple </w:t>
      </w:r>
      <w:r w:rsidR="00B71B3E">
        <w:rPr>
          <w:rFonts w:ascii="Helvetica" w:hAnsi="Helvetica"/>
        </w:rPr>
        <w:t xml:space="preserve">interrelated beliefs are </w:t>
      </w:r>
      <w:r w:rsidR="00F95568">
        <w:rPr>
          <w:rFonts w:ascii="Helvetica" w:hAnsi="Helvetica"/>
        </w:rPr>
        <w:t>regularly found together</w:t>
      </w:r>
      <w:r w:rsidRPr="00481945">
        <w:rPr>
          <w:rFonts w:ascii="Helvetica" w:hAnsi="Helvetica"/>
        </w:rPr>
        <w:t xml:space="preserve"> </w:t>
      </w:r>
      <w:r w:rsidRPr="00481945">
        <w:rPr>
          <w:rFonts w:ascii="Helvetica" w:hAnsi="Helvetica"/>
          <w:i/>
        </w:rPr>
        <w:t>(</w:t>
      </w:r>
      <w:r w:rsidR="004B01FE" w:rsidRPr="00E104F5">
        <w:rPr>
          <w:rFonts w:ascii="Helvetica" w:hAnsi="Helvetica"/>
          <w:i/>
          <w:highlight w:val="yellow"/>
        </w:rPr>
        <w:t>1</w:t>
      </w:r>
      <w:r w:rsidRPr="00E104F5">
        <w:rPr>
          <w:rFonts w:ascii="Helvetica" w:hAnsi="Helvetica"/>
          <w:i/>
          <w:highlight w:val="yellow"/>
        </w:rPr>
        <w:t xml:space="preserve">, </w:t>
      </w:r>
      <w:r w:rsidR="004B01FE" w:rsidRPr="00E104F5">
        <w:rPr>
          <w:rFonts w:ascii="Helvetica" w:hAnsi="Helvetica"/>
          <w:i/>
          <w:highlight w:val="yellow"/>
        </w:rPr>
        <w:t>15</w:t>
      </w:r>
      <w:r w:rsidRPr="00481945">
        <w:rPr>
          <w:rFonts w:ascii="Helvetica" w:hAnsi="Helvetica"/>
          <w:i/>
        </w:rPr>
        <w:t>)</w:t>
      </w:r>
      <w:r w:rsidRPr="00481945">
        <w:rPr>
          <w:rFonts w:ascii="Helvetica" w:hAnsi="Helvetica"/>
        </w:rPr>
        <w:t xml:space="preserve">, it is easy to suppose that they </w:t>
      </w:r>
      <w:r w:rsidR="00F95568">
        <w:rPr>
          <w:rFonts w:ascii="Helvetica" w:hAnsi="Helvetica"/>
        </w:rPr>
        <w:t>constitute</w:t>
      </w:r>
      <w:r w:rsidR="00F95568" w:rsidRPr="00481945">
        <w:rPr>
          <w:rFonts w:ascii="Helvetica" w:hAnsi="Helvetica"/>
        </w:rPr>
        <w:t xml:space="preserve"> </w:t>
      </w:r>
      <w:r w:rsidRPr="00481945">
        <w:rPr>
          <w:rFonts w:ascii="Helvetica" w:hAnsi="Helvetica"/>
        </w:rPr>
        <w:t xml:space="preserve">internally-consistent worldviews </w:t>
      </w:r>
      <w:r w:rsidR="00F95568">
        <w:rPr>
          <w:rFonts w:ascii="Helvetica" w:hAnsi="Helvetica"/>
        </w:rPr>
        <w:t>that</w:t>
      </w:r>
      <w:r w:rsidRPr="00481945">
        <w:rPr>
          <w:rFonts w:ascii="Helvetica" w:hAnsi="Helvetica"/>
        </w:rPr>
        <w:t xml:space="preserve"> represent some underlying truth about the world. </w:t>
      </w:r>
      <w:r w:rsidR="00B175D1">
        <w:rPr>
          <w:rFonts w:ascii="Helvetica" w:hAnsi="Helvetica"/>
        </w:rPr>
        <w:t>Through</w:t>
      </w:r>
      <w:r w:rsidR="00F95568">
        <w:rPr>
          <w:rFonts w:ascii="Helvetica" w:hAnsi="Helvetica"/>
        </w:rPr>
        <w:t xml:space="preserve"> both simulation and experiment, this paper demonstrates that external “truth” need not be present for these worldviews to emerge. I</w:t>
      </w:r>
      <w:r w:rsidR="00F95568">
        <w:rPr>
          <w:rFonts w:ascii="Helvetica" w:hAnsi="Helvetica"/>
        </w:rPr>
        <w:t>ndividuals may observe internal consistency between their beliefs and social confirmation of their choices</w:t>
      </w:r>
      <w:r w:rsidR="00F95568">
        <w:rPr>
          <w:rFonts w:ascii="Helvetica" w:hAnsi="Helvetica"/>
        </w:rPr>
        <w:t xml:space="preserve"> entirely as a product of interdependent diffusion. </w:t>
      </w:r>
      <w:r w:rsidR="00F95568" w:rsidRPr="00F95568">
        <w:rPr>
          <w:rFonts w:ascii="Helvetica" w:hAnsi="Helvetica"/>
        </w:rPr>
        <w:t>It</w:t>
      </w:r>
      <w:r w:rsidR="00F95568" w:rsidRPr="00F95568">
        <w:rPr>
          <w:rFonts w:ascii="Helvetica" w:hAnsi="Helvetica"/>
        </w:rPr>
        <w:t xml:space="preserve"> is perhaps alarming that </w:t>
      </w:r>
      <w:r w:rsidR="00F95568" w:rsidRPr="00F95568">
        <w:rPr>
          <w:rFonts w:ascii="Helvetica" w:hAnsi="Helvetica"/>
        </w:rPr>
        <w:t>this can be observed in an experiment premised on a</w:t>
      </w:r>
      <w:r w:rsidR="00F95568" w:rsidRPr="00F95568">
        <w:rPr>
          <w:rFonts w:ascii="Helvetica" w:hAnsi="Helvetica"/>
        </w:rPr>
        <w:t xml:space="preserve"> </w:t>
      </w:r>
      <w:r w:rsidR="00F95568" w:rsidRPr="00F95568">
        <w:rPr>
          <w:rFonts w:ascii="Helvetica" w:hAnsi="Helvetica"/>
          <w:i/>
        </w:rPr>
        <w:t>designed</w:t>
      </w:r>
      <w:r w:rsidR="00F95568" w:rsidRPr="00F95568">
        <w:rPr>
          <w:rFonts w:ascii="Helvetica" w:hAnsi="Helvetica"/>
        </w:rPr>
        <w:t xml:space="preserve"> lack of </w:t>
      </w:r>
      <w:r w:rsidR="00992408">
        <w:rPr>
          <w:rFonts w:ascii="Helvetica" w:hAnsi="Helvetica"/>
        </w:rPr>
        <w:t>evidence</w:t>
      </w:r>
      <w:r w:rsidR="00F95568" w:rsidRPr="00F95568">
        <w:rPr>
          <w:rFonts w:ascii="Helvetica" w:hAnsi="Helvetica"/>
        </w:rPr>
        <w:t xml:space="preserve"> for any conclusion, </w:t>
      </w:r>
      <w:r w:rsidR="00F95568" w:rsidRPr="00F95568">
        <w:rPr>
          <w:rFonts w:ascii="Helvetica" w:hAnsi="Helvetica"/>
        </w:rPr>
        <w:t>in which</w:t>
      </w:r>
      <w:r w:rsidR="00F95568" w:rsidRPr="00F95568">
        <w:rPr>
          <w:rFonts w:ascii="Helvetica" w:hAnsi="Helvetica"/>
        </w:rPr>
        <w:t xml:space="preserve"> participants interacted with the</w:t>
      </w:r>
      <w:r w:rsidR="00F95568" w:rsidRPr="00F95568">
        <w:rPr>
          <w:rFonts w:ascii="Helvetica" w:hAnsi="Helvetica"/>
        </w:rPr>
        <w:t xml:space="preserve"> presented</w:t>
      </w:r>
      <w:r w:rsidR="00F95568" w:rsidRPr="00F95568">
        <w:rPr>
          <w:rFonts w:ascii="Helvetica" w:hAnsi="Helvetica"/>
        </w:rPr>
        <w:t xml:space="preserve"> information for </w:t>
      </w:r>
      <w:r w:rsidR="00834659">
        <w:rPr>
          <w:rFonts w:ascii="Helvetica" w:hAnsi="Helvetica"/>
        </w:rPr>
        <w:t xml:space="preserve">only </w:t>
      </w:r>
      <w:r w:rsidR="00F95568" w:rsidRPr="00F95568">
        <w:rPr>
          <w:rFonts w:ascii="Helvetica" w:hAnsi="Helvetica"/>
          <w:i/>
        </w:rPr>
        <w:t>eight minutes</w:t>
      </w:r>
      <w:r w:rsidR="00F95568" w:rsidRPr="00F95568">
        <w:rPr>
          <w:rFonts w:ascii="Helvetica" w:hAnsi="Helvetica"/>
        </w:rPr>
        <w:t>.</w:t>
      </w:r>
      <w:r w:rsidR="00F95568">
        <w:rPr>
          <w:rFonts w:ascii="Helvetica" w:hAnsi="Helvetica"/>
        </w:rPr>
        <w:t xml:space="preserve"> </w:t>
      </w:r>
    </w:p>
    <w:p w14:paraId="4A7BC85A" w14:textId="60F00F5C" w:rsidR="00F95568" w:rsidRDefault="00F95568" w:rsidP="00400A65">
      <w:pPr>
        <w:pStyle w:val="Teaser"/>
        <w:spacing w:line="480" w:lineRule="auto"/>
        <w:ind w:firstLine="720"/>
        <w:rPr>
          <w:rFonts w:ascii="Helvetica" w:hAnsi="Helvetica"/>
        </w:rPr>
      </w:pPr>
      <w:r>
        <w:rPr>
          <w:rFonts w:ascii="Helvetica" w:hAnsi="Helvetica"/>
        </w:rPr>
        <w:t>I</w:t>
      </w:r>
      <w:r w:rsidRPr="00481945">
        <w:rPr>
          <w:rFonts w:ascii="Helvetica" w:hAnsi="Helvetica"/>
        </w:rPr>
        <w:t xml:space="preserve">mplicit in </w:t>
      </w:r>
      <w:r>
        <w:rPr>
          <w:rFonts w:ascii="Helvetica" w:hAnsi="Helvetica"/>
        </w:rPr>
        <w:t>t</w:t>
      </w:r>
      <w:r>
        <w:rPr>
          <w:rFonts w:ascii="Helvetica" w:hAnsi="Helvetica"/>
        </w:rPr>
        <w:t>he above</w:t>
      </w:r>
      <w:r w:rsidRPr="00481945">
        <w:rPr>
          <w:rFonts w:ascii="Helvetica" w:hAnsi="Helvetica"/>
        </w:rPr>
        <w:t xml:space="preserve"> supposition is the idea that </w:t>
      </w:r>
      <w:r>
        <w:rPr>
          <w:rFonts w:ascii="Helvetica" w:hAnsi="Helvetica"/>
        </w:rPr>
        <w:t>observed worldviews represent natural groupings of beliefs (right or wrong)</w:t>
      </w:r>
      <w:r w:rsidR="006D6F2F">
        <w:rPr>
          <w:rFonts w:ascii="Helvetica" w:hAnsi="Helvetica"/>
        </w:rPr>
        <w:t>,</w:t>
      </w:r>
      <w:r>
        <w:rPr>
          <w:rFonts w:ascii="Helvetica" w:hAnsi="Helvetica"/>
        </w:rPr>
        <w:t xml:space="preserve"> and</w:t>
      </w:r>
      <w:r w:rsidR="006D6F2F">
        <w:rPr>
          <w:rFonts w:ascii="Helvetica" w:hAnsi="Helvetica"/>
        </w:rPr>
        <w:t xml:space="preserve"> also</w:t>
      </w:r>
      <w:r>
        <w:rPr>
          <w:rFonts w:ascii="Helvetica" w:hAnsi="Helvetica"/>
        </w:rPr>
        <w:t xml:space="preserve"> that other groupings</w:t>
      </w:r>
      <w:r w:rsidRPr="00481945">
        <w:rPr>
          <w:rFonts w:ascii="Helvetica" w:hAnsi="Helvetica"/>
        </w:rPr>
        <w:t xml:space="preserve"> could not </w:t>
      </w:r>
      <w:r>
        <w:rPr>
          <w:rFonts w:ascii="Helvetica" w:hAnsi="Helvetica"/>
        </w:rPr>
        <w:t xml:space="preserve">have </w:t>
      </w:r>
      <w:r w:rsidRPr="00481945">
        <w:rPr>
          <w:rFonts w:ascii="Helvetica" w:hAnsi="Helvetica"/>
        </w:rPr>
        <w:t>become popular.</w:t>
      </w:r>
      <w:r>
        <w:rPr>
          <w:rFonts w:ascii="Helvetica" w:hAnsi="Helvetica"/>
        </w:rPr>
        <w:t xml:space="preserve"> Instead, this paper shows that worldviews </w:t>
      </w:r>
      <w:r w:rsidR="00EC062D">
        <w:rPr>
          <w:rFonts w:ascii="Helvetica" w:hAnsi="Helvetica"/>
        </w:rPr>
        <w:t>can</w:t>
      </w:r>
      <w:r w:rsidR="00EC062D">
        <w:rPr>
          <w:rFonts w:ascii="Helvetica" w:hAnsi="Helvetica"/>
        </w:rPr>
        <w:t xml:space="preserve"> </w:t>
      </w:r>
      <w:r>
        <w:rPr>
          <w:rFonts w:ascii="Helvetica" w:hAnsi="Helvetica"/>
        </w:rPr>
        <w:t xml:space="preserve">emerge in a path-dependent way that varies due to chance encounters and adoptions. </w:t>
      </w:r>
    </w:p>
    <w:p w14:paraId="7723D89E" w14:textId="6A03C141" w:rsidR="00F95568" w:rsidRDefault="00992408" w:rsidP="00501835">
      <w:pPr>
        <w:pStyle w:val="Teaser"/>
        <w:spacing w:line="480" w:lineRule="auto"/>
        <w:ind w:firstLine="720"/>
        <w:rPr>
          <w:rFonts w:ascii="Helvetica" w:hAnsi="Helvetica"/>
        </w:rPr>
      </w:pPr>
      <w:r w:rsidRPr="00481945">
        <w:rPr>
          <w:rFonts w:ascii="Helvetica" w:hAnsi="Helvetica"/>
        </w:rPr>
        <w:t xml:space="preserve">It is not surprising to see </w:t>
      </w:r>
      <w:r>
        <w:rPr>
          <w:rFonts w:ascii="Helvetica" w:hAnsi="Helvetica"/>
        </w:rPr>
        <w:t>polarization</w:t>
      </w:r>
      <w:r w:rsidRPr="00481945">
        <w:rPr>
          <w:rFonts w:ascii="Helvetica" w:hAnsi="Helvetica"/>
        </w:rPr>
        <w:t xml:space="preserve"> develop when a social network is formed from relatively isolated communities </w:t>
      </w:r>
      <w:r w:rsidRPr="00481945">
        <w:rPr>
          <w:rFonts w:ascii="Helvetica" w:hAnsi="Helvetica"/>
          <w:i/>
        </w:rPr>
        <w:t>(</w:t>
      </w:r>
      <w:r>
        <w:rPr>
          <w:rFonts w:ascii="Helvetica" w:hAnsi="Helvetica"/>
          <w:i/>
        </w:rPr>
        <w:t>8, 15</w:t>
      </w:r>
      <w:r w:rsidRPr="00481945">
        <w:rPr>
          <w:rFonts w:ascii="Helvetica" w:hAnsi="Helvetica"/>
          <w:i/>
        </w:rPr>
        <w:t>)</w:t>
      </w:r>
      <w:r w:rsidRPr="00481945">
        <w:rPr>
          <w:rFonts w:ascii="Helvetica" w:hAnsi="Helvetica"/>
        </w:rPr>
        <w:t xml:space="preserve">, or to see polarization grow when individuals choose to associate with people like themselves </w:t>
      </w:r>
      <w:r w:rsidRPr="00481945">
        <w:rPr>
          <w:rFonts w:ascii="Helvetica" w:hAnsi="Helvetica"/>
          <w:i/>
        </w:rPr>
        <w:t>(</w:t>
      </w:r>
      <w:r>
        <w:rPr>
          <w:rFonts w:ascii="Helvetica" w:hAnsi="Helvetica"/>
          <w:i/>
        </w:rPr>
        <w:t>27</w:t>
      </w:r>
      <w:r w:rsidRPr="00481945">
        <w:rPr>
          <w:rFonts w:ascii="Helvetica" w:hAnsi="Helvetica"/>
          <w:i/>
        </w:rPr>
        <w:t>)</w:t>
      </w:r>
      <w:r w:rsidRPr="00481945">
        <w:rPr>
          <w:rFonts w:ascii="Helvetica" w:hAnsi="Helvetica"/>
        </w:rPr>
        <w:t xml:space="preserve">. What is surprising is that when beliefs interact, </w:t>
      </w:r>
      <w:r>
        <w:rPr>
          <w:rFonts w:ascii="Helvetica" w:hAnsi="Helvetica"/>
        </w:rPr>
        <w:t>polarization</w:t>
      </w:r>
      <w:r w:rsidRPr="00481945">
        <w:rPr>
          <w:rFonts w:ascii="Helvetica" w:hAnsi="Helvetica"/>
        </w:rPr>
        <w:t xml:space="preserve"> </w:t>
      </w:r>
      <w:r w:rsidR="0064499C">
        <w:rPr>
          <w:rFonts w:ascii="Helvetica" w:hAnsi="Helvetica"/>
        </w:rPr>
        <w:t>emerges</w:t>
      </w:r>
      <w:r w:rsidRPr="00481945">
        <w:rPr>
          <w:rFonts w:ascii="Helvetica" w:hAnsi="Helvetica"/>
        </w:rPr>
        <w:t xml:space="preserve"> even in a </w:t>
      </w:r>
      <w:r>
        <w:rPr>
          <w:rFonts w:ascii="Helvetica" w:hAnsi="Helvetica"/>
        </w:rPr>
        <w:t xml:space="preserve">static, </w:t>
      </w:r>
      <w:r w:rsidR="006D6F2F">
        <w:rPr>
          <w:rFonts w:ascii="Helvetica" w:hAnsi="Helvetica"/>
        </w:rPr>
        <w:t>symmetric,</w:t>
      </w:r>
      <w:r w:rsidR="006D6F2F">
        <w:rPr>
          <w:rFonts w:ascii="Helvetica" w:hAnsi="Helvetica"/>
        </w:rPr>
        <w:t xml:space="preserve"> </w:t>
      </w:r>
      <w:r>
        <w:rPr>
          <w:rFonts w:ascii="Helvetica" w:hAnsi="Helvetica"/>
        </w:rPr>
        <w:t>and well-connected</w:t>
      </w:r>
      <w:r w:rsidRPr="00481945">
        <w:rPr>
          <w:rFonts w:ascii="Helvetica" w:hAnsi="Helvetica"/>
        </w:rPr>
        <w:t xml:space="preserve"> social network </w:t>
      </w:r>
      <w:r>
        <w:rPr>
          <w:rFonts w:ascii="Helvetica" w:hAnsi="Helvetica"/>
        </w:rPr>
        <w:t xml:space="preserve">whose members </w:t>
      </w:r>
      <w:r>
        <w:rPr>
          <w:rFonts w:ascii="Helvetica" w:hAnsi="Helvetica"/>
        </w:rPr>
        <w:t xml:space="preserve">are anonymous, </w:t>
      </w:r>
      <w:r>
        <w:rPr>
          <w:rFonts w:ascii="Helvetica" w:hAnsi="Helvetica"/>
        </w:rPr>
        <w:t xml:space="preserve">have no desire to </w:t>
      </w:r>
      <w:r>
        <w:rPr>
          <w:rFonts w:ascii="Helvetica" w:hAnsi="Helvetica"/>
        </w:rPr>
        <w:t xml:space="preserve">form groups, have no predefined issues to disagree over, have no incentive to ‘perform’ for their neighbors, </w:t>
      </w:r>
      <w:r>
        <w:rPr>
          <w:rFonts w:ascii="Helvetica" w:hAnsi="Helvetica"/>
        </w:rPr>
        <w:lastRenderedPageBreak/>
        <w:t>and indeed have very little emotional connection with the beliefs they are sharing.</w:t>
      </w:r>
      <w:r w:rsidR="00501835">
        <w:rPr>
          <w:rFonts w:ascii="Helvetica" w:hAnsi="Helvetica"/>
        </w:rPr>
        <w:t xml:space="preserve"> </w:t>
      </w:r>
      <w:r w:rsidR="00904DD0">
        <w:rPr>
          <w:rFonts w:ascii="Helvetica" w:hAnsi="Helvetica"/>
        </w:rPr>
        <w:t>It turns out that n</w:t>
      </w:r>
      <w:r w:rsidR="00904DD0">
        <w:rPr>
          <w:rFonts w:ascii="Helvetica" w:hAnsi="Helvetica"/>
        </w:rPr>
        <w:t xml:space="preserve">one </w:t>
      </w:r>
      <w:r w:rsidR="00904DD0">
        <w:rPr>
          <w:rFonts w:ascii="Helvetica" w:hAnsi="Helvetica"/>
        </w:rPr>
        <w:t>of our habitual explanations for polarization are strictly necessary; i</w:t>
      </w:r>
      <w:r w:rsidR="00904DD0">
        <w:rPr>
          <w:rFonts w:ascii="Helvetica" w:hAnsi="Helvetica"/>
        </w:rPr>
        <w:t>nterdependent</w:t>
      </w:r>
      <w:r w:rsidR="00501835">
        <w:rPr>
          <w:rFonts w:ascii="Helvetica" w:hAnsi="Helvetica"/>
        </w:rPr>
        <w:t xml:space="preserve"> diffusion is </w:t>
      </w:r>
      <w:r w:rsidR="00904DD0">
        <w:rPr>
          <w:rFonts w:ascii="Helvetica" w:hAnsi="Helvetica"/>
        </w:rPr>
        <w:t>sufficient</w:t>
      </w:r>
      <w:r w:rsidR="00501835">
        <w:rPr>
          <w:rFonts w:ascii="Helvetica" w:hAnsi="Helvetica"/>
        </w:rPr>
        <w:t xml:space="preserve">. </w:t>
      </w:r>
    </w:p>
    <w:p w14:paraId="7CE0B82C" w14:textId="77C85D19" w:rsidR="00992408" w:rsidRDefault="00501835" w:rsidP="00834659">
      <w:pPr>
        <w:pStyle w:val="Teaser"/>
        <w:spacing w:line="480" w:lineRule="auto"/>
        <w:ind w:firstLine="720"/>
        <w:rPr>
          <w:rFonts w:ascii="Helvetica" w:hAnsi="Helvetica"/>
        </w:rPr>
      </w:pPr>
      <w:commentRangeStart w:id="70"/>
      <w:r>
        <w:rPr>
          <w:rFonts w:ascii="Helvetica" w:hAnsi="Helvetica"/>
        </w:rPr>
        <w:t xml:space="preserve">Of the many </w:t>
      </w:r>
      <w:r w:rsidR="00904DD0">
        <w:rPr>
          <w:rFonts w:ascii="Helvetica" w:hAnsi="Helvetica"/>
        </w:rPr>
        <w:t>difficulties in</w:t>
      </w:r>
      <w:r>
        <w:rPr>
          <w:rFonts w:ascii="Helvetica" w:hAnsi="Helvetica"/>
        </w:rPr>
        <w:t xml:space="preserve"> designing a naturalistic experiment </w:t>
      </w:r>
      <w:r w:rsidR="00904DD0">
        <w:rPr>
          <w:rFonts w:ascii="Helvetica" w:hAnsi="Helvetica"/>
        </w:rPr>
        <w:t>to</w:t>
      </w:r>
      <w:r w:rsidR="00904DD0">
        <w:rPr>
          <w:rFonts w:ascii="Helvetica" w:hAnsi="Helvetica"/>
        </w:rPr>
        <w:t xml:space="preserve"> </w:t>
      </w:r>
      <w:r>
        <w:rPr>
          <w:rFonts w:ascii="Helvetica" w:hAnsi="Helvetica"/>
        </w:rPr>
        <w:t>manipulate interdependence between otherwise balanced diffusants, t</w:t>
      </w:r>
      <w:r w:rsidR="00992408" w:rsidRPr="00834659">
        <w:rPr>
          <w:rFonts w:ascii="Helvetica" w:hAnsi="Helvetica"/>
        </w:rPr>
        <w:t xml:space="preserve">he most </w:t>
      </w:r>
      <w:r w:rsidR="00904DD0">
        <w:rPr>
          <w:rFonts w:ascii="Helvetica" w:hAnsi="Helvetica"/>
        </w:rPr>
        <w:t>complex</w:t>
      </w:r>
      <w:r w:rsidR="00992408" w:rsidRPr="00834659">
        <w:rPr>
          <w:rFonts w:ascii="Helvetica" w:hAnsi="Helvetica"/>
        </w:rPr>
        <w:t xml:space="preserve"> was to create and test a nontrivial set of “independent” beliefs for participants to exchange</w:t>
      </w:r>
      <w:commentRangeEnd w:id="70"/>
      <w:r w:rsidR="00EC062D">
        <w:rPr>
          <w:rStyle w:val="CommentReference"/>
        </w:rPr>
        <w:commentReference w:id="70"/>
      </w:r>
      <w:r w:rsidR="00992408" w:rsidRPr="00834659">
        <w:rPr>
          <w:rFonts w:ascii="Helvetica" w:hAnsi="Helvetica"/>
        </w:rPr>
        <w:t xml:space="preserve">. </w:t>
      </w:r>
      <w:r w:rsidR="00834659">
        <w:rPr>
          <w:rFonts w:ascii="Helvetica" w:hAnsi="Helvetica"/>
        </w:rPr>
        <w:t>Despite many rounds of structured pretesting with hundreds of participants, i</w:t>
      </w:r>
      <w:r w:rsidR="00992408" w:rsidRPr="00834659">
        <w:rPr>
          <w:rFonts w:ascii="Helvetica" w:hAnsi="Helvetica"/>
        </w:rPr>
        <w:t>n the end</w:t>
      </w:r>
      <w:r w:rsidR="006D6F2F">
        <w:rPr>
          <w:rFonts w:ascii="Helvetica" w:hAnsi="Helvetica"/>
        </w:rPr>
        <w:t>,</w:t>
      </w:r>
      <w:r w:rsidR="00992408" w:rsidRPr="00834659">
        <w:rPr>
          <w:rFonts w:ascii="Helvetica" w:hAnsi="Helvetica"/>
        </w:rPr>
        <w:t xml:space="preserve"> </w:t>
      </w:r>
      <w:r w:rsidR="00834659">
        <w:rPr>
          <w:rFonts w:ascii="Helvetica" w:hAnsi="Helvetica"/>
        </w:rPr>
        <w:t xml:space="preserve">the “control” condition of </w:t>
      </w:r>
      <w:r w:rsidR="00992408" w:rsidRPr="00834659">
        <w:rPr>
          <w:rFonts w:ascii="Helvetica" w:hAnsi="Helvetica"/>
        </w:rPr>
        <w:t>this experiment only approximates conditions of independence for a subset of the</w:t>
      </w:r>
      <w:r w:rsidR="00834659">
        <w:rPr>
          <w:rFonts w:ascii="Helvetica" w:hAnsi="Helvetica"/>
        </w:rPr>
        <w:t xml:space="preserve"> diffusants</w:t>
      </w:r>
      <w:r w:rsidR="00992408" w:rsidRPr="00834659">
        <w:rPr>
          <w:rFonts w:ascii="Helvetica" w:hAnsi="Helvetica"/>
        </w:rPr>
        <w:t xml:space="preserve">. </w:t>
      </w:r>
      <w:commentRangeStart w:id="71"/>
      <w:r w:rsidR="00992408" w:rsidRPr="00834659">
        <w:rPr>
          <w:rFonts w:ascii="Helvetica" w:hAnsi="Helvetica"/>
        </w:rPr>
        <w:t>The real-world relevance of interdepende</w:t>
      </w:r>
      <w:r w:rsidR="00834659">
        <w:rPr>
          <w:rFonts w:ascii="Helvetica" w:hAnsi="Helvetica"/>
        </w:rPr>
        <w:t xml:space="preserve">nt diffusion </w:t>
      </w:r>
      <w:r w:rsidR="00992408" w:rsidRPr="00834659">
        <w:rPr>
          <w:rFonts w:ascii="Helvetica" w:hAnsi="Helvetica"/>
        </w:rPr>
        <w:t>could not be better emphasized than by the difficulty of recreating the</w:t>
      </w:r>
      <w:r w:rsidR="00992408" w:rsidRPr="00834659">
        <w:rPr>
          <w:rFonts w:ascii="Helvetica" w:hAnsi="Helvetica"/>
        </w:rPr>
        <w:t xml:space="preserve"> </w:t>
      </w:r>
      <w:r w:rsidR="00834659">
        <w:rPr>
          <w:rFonts w:ascii="Helvetica" w:hAnsi="Helvetica"/>
        </w:rPr>
        <w:t xml:space="preserve">almost-ubiquitous </w:t>
      </w:r>
      <w:r w:rsidR="00992408" w:rsidRPr="00834659">
        <w:rPr>
          <w:rFonts w:ascii="Helvetica" w:hAnsi="Helvetica"/>
        </w:rPr>
        <w:t>assumption of independen</w:t>
      </w:r>
      <w:r w:rsidR="00834659">
        <w:rPr>
          <w:rFonts w:ascii="Helvetica" w:hAnsi="Helvetica"/>
        </w:rPr>
        <w:t>ce</w:t>
      </w:r>
      <w:r w:rsidR="00992408" w:rsidRPr="00834659">
        <w:rPr>
          <w:rFonts w:ascii="Helvetica" w:hAnsi="Helvetica"/>
        </w:rPr>
        <w:t xml:space="preserve"> between diffusants </w:t>
      </w:r>
      <w:r w:rsidR="00992408" w:rsidRPr="00834659">
        <w:rPr>
          <w:rFonts w:ascii="Helvetica" w:hAnsi="Helvetica"/>
          <w:i/>
        </w:rPr>
        <w:t xml:space="preserve">even in ideal </w:t>
      </w:r>
      <w:r w:rsidR="00992408" w:rsidRPr="00834659">
        <w:rPr>
          <w:rFonts w:ascii="Helvetica" w:hAnsi="Helvetica"/>
          <w:i/>
        </w:rPr>
        <w:t xml:space="preserve">laboratory </w:t>
      </w:r>
      <w:r w:rsidR="00992408" w:rsidRPr="00834659">
        <w:rPr>
          <w:rFonts w:ascii="Helvetica" w:hAnsi="Helvetica"/>
          <w:i/>
        </w:rPr>
        <w:t>conditions</w:t>
      </w:r>
      <w:r w:rsidR="00992408" w:rsidRPr="00834659">
        <w:rPr>
          <w:rFonts w:ascii="Helvetica" w:hAnsi="Helvetica"/>
        </w:rPr>
        <w:t xml:space="preserve">. </w:t>
      </w:r>
      <w:commentRangeEnd w:id="71"/>
      <w:r w:rsidR="00EC062D">
        <w:rPr>
          <w:rStyle w:val="CommentReference"/>
        </w:rPr>
        <w:commentReference w:id="71"/>
      </w:r>
      <w:r w:rsidR="00834659">
        <w:rPr>
          <w:rFonts w:ascii="Helvetica" w:hAnsi="Helvetica"/>
        </w:rPr>
        <w:t>It may well be that rather than assuming independence between diffusants, we ought to consider simultaneously spreading beliefs to be interdependent until proven otherwise. It is certainly the case that when scholars assume independence between diffusants, that assumption should be noted and challenged.</w:t>
      </w:r>
    </w:p>
    <w:p w14:paraId="38661DE5" w14:textId="57129232" w:rsidR="00B175D1" w:rsidRDefault="00F95568" w:rsidP="00B175D1">
      <w:pPr>
        <w:pStyle w:val="Teaser"/>
        <w:spacing w:line="480" w:lineRule="auto"/>
        <w:ind w:firstLine="720"/>
        <w:rPr>
          <w:rFonts w:ascii="Helvetica" w:hAnsi="Helvetica"/>
        </w:rPr>
      </w:pPr>
      <w:r>
        <w:rPr>
          <w:rFonts w:ascii="Helvetica" w:hAnsi="Helvetica"/>
        </w:rPr>
        <w:t>While</w:t>
      </w:r>
      <w:r w:rsidR="00B175D1">
        <w:rPr>
          <w:rFonts w:ascii="Helvetica" w:hAnsi="Helvetica"/>
        </w:rPr>
        <w:t xml:space="preserve"> this paper demonstrates the relevance of belief interaction for polarization and worldview emergence, it is by no means an exhaustive study of the consequences of interdependent diffusion. When the assumption of independence is relaxed in the broader literature, further effects will certainly be discovered and their practical implications realized. Rather than closing the book, </w:t>
      </w:r>
      <w:r w:rsidR="006D6F2F">
        <w:rPr>
          <w:rFonts w:ascii="Helvetica" w:hAnsi="Helvetica"/>
        </w:rPr>
        <w:t>I hope</w:t>
      </w:r>
      <w:r w:rsidR="00B175D1">
        <w:rPr>
          <w:rFonts w:ascii="Helvetica" w:hAnsi="Helvetica"/>
        </w:rPr>
        <w:t xml:space="preserve"> that this paper opens a new chapter in the study of interdependent diffusion.</w:t>
      </w:r>
    </w:p>
    <w:p w14:paraId="5B5D9881" w14:textId="79EEDAD6" w:rsidR="00C02622" w:rsidRPr="00481945" w:rsidRDefault="00C02622" w:rsidP="00C02622">
      <w:pPr>
        <w:pStyle w:val="Teaser"/>
        <w:spacing w:line="480" w:lineRule="auto"/>
        <w:ind w:firstLine="720"/>
        <w:rPr>
          <w:rFonts w:ascii="Helvetica" w:hAnsi="Helvetica"/>
        </w:rPr>
      </w:pPr>
      <w:r>
        <w:rPr>
          <w:rFonts w:ascii="Helvetica" w:hAnsi="Helvetica"/>
        </w:rPr>
        <w:lastRenderedPageBreak/>
        <w:t xml:space="preserve">Several weeks after the Charleston Shooting, the South Carolina state legislature finally approved a bill to remove the Confederate flag from the State House grounds. </w:t>
      </w:r>
      <w:r>
        <w:rPr>
          <w:rFonts w:ascii="Helvetica" w:hAnsi="Helvetica"/>
        </w:rPr>
        <w:t>W</w:t>
      </w:r>
      <w:r>
        <w:rPr>
          <w:rFonts w:ascii="Helvetica" w:hAnsi="Helvetica"/>
        </w:rPr>
        <w:t xml:space="preserve">hy was the Charleston shooting the incident that spurred this change, while other instances of racial violence throughout history </w:t>
      </w:r>
      <w:r w:rsidR="00EC062D">
        <w:rPr>
          <w:rFonts w:ascii="Helvetica" w:hAnsi="Helvetica"/>
        </w:rPr>
        <w:t>had not had</w:t>
      </w:r>
      <w:r>
        <w:rPr>
          <w:rFonts w:ascii="Helvetica" w:hAnsi="Helvetica"/>
        </w:rPr>
        <w:t xml:space="preserve"> the same effect?</w:t>
      </w:r>
      <w:r>
        <w:rPr>
          <w:rFonts w:ascii="Helvetica" w:hAnsi="Helvetica"/>
        </w:rPr>
        <w:t xml:space="preserve"> </w:t>
      </w:r>
      <w:r w:rsidR="00501835">
        <w:rPr>
          <w:rFonts w:ascii="Helvetica" w:hAnsi="Helvetica"/>
        </w:rPr>
        <w:t xml:space="preserve">The removal of the flag was not a new issue, nor an inevitable outcome </w:t>
      </w:r>
      <w:r w:rsidRPr="00437052">
        <w:rPr>
          <w:rFonts w:ascii="Helvetica" w:hAnsi="Helvetica"/>
          <w:i/>
        </w:rPr>
        <w:t>(</w:t>
      </w:r>
      <w:r>
        <w:rPr>
          <w:rFonts w:ascii="Helvetica" w:hAnsi="Helvetica"/>
          <w:i/>
        </w:rPr>
        <w:t xml:space="preserve">1, </w:t>
      </w:r>
      <w:r w:rsidRPr="00437052">
        <w:rPr>
          <w:rFonts w:ascii="Helvetica" w:hAnsi="Helvetica"/>
          <w:i/>
        </w:rPr>
        <w:t>2</w:t>
      </w:r>
      <w:r w:rsidR="00501835">
        <w:rPr>
          <w:rFonts w:ascii="Helvetica" w:hAnsi="Helvetica"/>
          <w:i/>
        </w:rPr>
        <w:t>8</w:t>
      </w:r>
      <w:r w:rsidRPr="00437052">
        <w:rPr>
          <w:rFonts w:ascii="Helvetica" w:hAnsi="Helvetica"/>
          <w:i/>
        </w:rPr>
        <w:t>)</w:t>
      </w:r>
      <w:r>
        <w:rPr>
          <w:rFonts w:ascii="Helvetica" w:hAnsi="Helvetica"/>
        </w:rPr>
        <w:t>. The legislators did not adopt the belief that the flag should be removed because they were newly exposed to it</w:t>
      </w:r>
      <w:r>
        <w:rPr>
          <w:rFonts w:ascii="Helvetica" w:hAnsi="Helvetica"/>
        </w:rPr>
        <w:t>,</w:t>
      </w:r>
      <w:r>
        <w:rPr>
          <w:rFonts w:ascii="Helvetica" w:hAnsi="Helvetica"/>
        </w:rPr>
        <w:t xml:space="preserve"> but because </w:t>
      </w:r>
      <w:r w:rsidR="00501835">
        <w:rPr>
          <w:rFonts w:ascii="Helvetica" w:hAnsi="Helvetica"/>
        </w:rPr>
        <w:t xml:space="preserve">of a series of facilitating beliefs regarding the flag, racial violence, symbols of oppression, and the beliefs of their constituency. These influences cannot be reduced to simple contagion of independent beliefs, but depend entirely upon the interaction of interdependent, simultaneously diffusing beliefs. </w:t>
      </w:r>
    </w:p>
    <w:p w14:paraId="2F021B2B" w14:textId="77777777" w:rsidR="00C02622" w:rsidRPr="00481945" w:rsidRDefault="00C02622" w:rsidP="00280566">
      <w:pPr>
        <w:pStyle w:val="Teaser"/>
        <w:spacing w:line="480" w:lineRule="auto"/>
        <w:ind w:firstLine="720"/>
        <w:rPr>
          <w:rFonts w:ascii="Helvetica" w:hAnsi="Helvetica"/>
        </w:rPr>
      </w:pPr>
    </w:p>
    <w:p w14:paraId="0FDA5173" w14:textId="7F911B7B" w:rsidR="00764FB0" w:rsidRDefault="00764FB0" w:rsidP="00437052">
      <w:pPr>
        <w:pStyle w:val="Teaser"/>
        <w:spacing w:line="276" w:lineRule="auto"/>
        <w:rPr>
          <w:rFonts w:ascii="Helvetica" w:hAnsi="Helvetica"/>
          <w:b/>
        </w:rPr>
      </w:pPr>
      <w:r>
        <w:rPr>
          <w:rFonts w:ascii="Helvetica" w:hAnsi="Helvetica"/>
          <w:b/>
        </w:rPr>
        <w:t>Methods:</w:t>
      </w:r>
    </w:p>
    <w:p w14:paraId="40FEED9B" w14:textId="7502FB60" w:rsidR="00995FC3" w:rsidRDefault="000859DF">
      <w:pPr>
        <w:pStyle w:val="Teaser"/>
        <w:spacing w:line="480" w:lineRule="auto"/>
        <w:ind w:firstLine="720"/>
        <w:rPr>
          <w:rFonts w:ascii="Helvetica" w:hAnsi="Helvetica"/>
        </w:rPr>
      </w:pPr>
      <w:r w:rsidRPr="00481945">
        <w:rPr>
          <w:rFonts w:ascii="Helvetica" w:hAnsi="Helvetica"/>
        </w:rPr>
        <w:t xml:space="preserve">In the simulation presented in </w:t>
      </w:r>
      <w:r w:rsidR="00995FC3">
        <w:rPr>
          <w:rFonts w:ascii="Helvetica" w:hAnsi="Helvetica"/>
        </w:rPr>
        <w:t>Figs. 3 and 5</w:t>
      </w:r>
      <w:r w:rsidRPr="00481945">
        <w:rPr>
          <w:rFonts w:ascii="Helvetica" w:hAnsi="Helvetica"/>
        </w:rPr>
        <w:t xml:space="preserve">, the social network is a connected </w:t>
      </w:r>
      <w:proofErr w:type="spellStart"/>
      <w:r w:rsidRPr="00481945">
        <w:rPr>
          <w:rFonts w:ascii="Helvetica" w:hAnsi="Helvetica"/>
        </w:rPr>
        <w:t>Erdős</w:t>
      </w:r>
      <w:proofErr w:type="spellEnd"/>
      <w:r w:rsidRPr="00481945">
        <w:rPr>
          <w:rFonts w:ascii="Helvetica" w:hAnsi="Helvetica"/>
        </w:rPr>
        <w:t>–</w:t>
      </w:r>
      <w:proofErr w:type="spellStart"/>
      <w:r w:rsidRPr="00481945">
        <w:rPr>
          <w:rFonts w:ascii="Helvetica" w:hAnsi="Helvetica"/>
        </w:rPr>
        <w:t>Rényi</w:t>
      </w:r>
      <w:proofErr w:type="spellEnd"/>
      <w:r w:rsidRPr="00481945">
        <w:rPr>
          <w:rFonts w:ascii="Helvetica" w:hAnsi="Helvetica"/>
        </w:rPr>
        <w:t xml:space="preserve"> (</w:t>
      </w:r>
      <w:proofErr w:type="spellStart"/>
      <w:r w:rsidRPr="00481945">
        <w:rPr>
          <w:rFonts w:ascii="Helvetica" w:hAnsi="Helvetica"/>
        </w:rPr>
        <w:t>G</w:t>
      </w:r>
      <w:r w:rsidRPr="00481945">
        <w:rPr>
          <w:rFonts w:ascii="Helvetica" w:hAnsi="Helvetica"/>
          <w:vertAlign w:val="subscript"/>
        </w:rPr>
        <w:t>nm</w:t>
      </w:r>
      <w:proofErr w:type="spellEnd"/>
      <w:r w:rsidRPr="00481945">
        <w:rPr>
          <w:rFonts w:ascii="Helvetica" w:hAnsi="Helvetica"/>
        </w:rPr>
        <w:t>)</w:t>
      </w:r>
      <w:r w:rsidRPr="00481945">
        <w:rPr>
          <w:rFonts w:ascii="Helvetica" w:hAnsi="Helvetica"/>
          <w:vertAlign w:val="subscript"/>
        </w:rPr>
        <w:t xml:space="preserve"> </w:t>
      </w:r>
      <w:r w:rsidRPr="00481945">
        <w:rPr>
          <w:rFonts w:ascii="Helvetica" w:hAnsi="Helvetica"/>
        </w:rPr>
        <w:t xml:space="preserve">random graph with </w:t>
      </w:r>
      <w:r w:rsidR="00995FC3">
        <w:rPr>
          <w:rFonts w:ascii="Helvetica" w:hAnsi="Helvetica"/>
        </w:rPr>
        <w:t>6</w:t>
      </w:r>
      <w:r w:rsidR="00995FC3" w:rsidRPr="00481945">
        <w:rPr>
          <w:rFonts w:ascii="Helvetica" w:hAnsi="Helvetica"/>
        </w:rPr>
        <w:t xml:space="preserve">0 </w:t>
      </w:r>
      <w:r w:rsidRPr="00481945">
        <w:rPr>
          <w:rFonts w:ascii="Helvetica" w:hAnsi="Helvetica"/>
        </w:rPr>
        <w:t xml:space="preserve">agents total, </w:t>
      </w:r>
      <w:r w:rsidR="00CF1256">
        <w:rPr>
          <w:rFonts w:ascii="Helvetica" w:hAnsi="Helvetica"/>
        </w:rPr>
        <w:t>each with</w:t>
      </w:r>
      <w:r w:rsidRPr="00481945">
        <w:rPr>
          <w:rFonts w:ascii="Helvetica" w:hAnsi="Helvetica"/>
        </w:rPr>
        <w:t xml:space="preserve"> an average of </w:t>
      </w:r>
      <w:r w:rsidR="00995FC3">
        <w:rPr>
          <w:rFonts w:ascii="Helvetica" w:hAnsi="Helvetica"/>
        </w:rPr>
        <w:t>3</w:t>
      </w:r>
      <w:r w:rsidR="00995FC3" w:rsidRPr="00481945">
        <w:rPr>
          <w:rFonts w:ascii="Helvetica" w:hAnsi="Helvetica"/>
        </w:rPr>
        <w:t xml:space="preserve"> </w:t>
      </w:r>
      <w:r w:rsidRPr="00481945">
        <w:rPr>
          <w:rFonts w:ascii="Helvetica" w:hAnsi="Helvetica"/>
        </w:rPr>
        <w:t xml:space="preserve">neighbors. </w:t>
      </w:r>
      <w:r w:rsidR="002616D1" w:rsidRPr="00472265">
        <w:rPr>
          <w:rFonts w:ascii="Helvetica" w:hAnsi="Helvetica"/>
        </w:rPr>
        <w:t xml:space="preserve">Each agent is initialized with 25 beliefs </w:t>
      </w:r>
      <w:r w:rsidR="002616D1">
        <w:rPr>
          <w:rFonts w:ascii="Helvetica" w:hAnsi="Helvetica"/>
        </w:rPr>
        <w:t xml:space="preserve">(edges) </w:t>
      </w:r>
      <w:r w:rsidR="002616D1" w:rsidRPr="00472265">
        <w:rPr>
          <w:rFonts w:ascii="Helvetica" w:hAnsi="Helvetica"/>
        </w:rPr>
        <w:t xml:space="preserve">selected randomly from the </w:t>
      </w:r>
      <w:r w:rsidR="002616D1">
        <w:rPr>
          <w:rFonts w:ascii="Helvetica" w:hAnsi="Helvetica"/>
        </w:rPr>
        <w:t>300</w:t>
      </w:r>
      <w:r w:rsidR="002616D1" w:rsidRPr="00472265">
        <w:rPr>
          <w:rFonts w:ascii="Helvetica" w:hAnsi="Helvetica"/>
        </w:rPr>
        <w:t xml:space="preserve"> </w:t>
      </w:r>
      <w:r w:rsidR="002616D1">
        <w:rPr>
          <w:rFonts w:ascii="Helvetica" w:hAnsi="Helvetica"/>
        </w:rPr>
        <w:t xml:space="preserve">edges </w:t>
      </w:r>
      <w:r w:rsidR="002616D1" w:rsidRPr="00472265">
        <w:rPr>
          <w:rFonts w:ascii="Helvetica" w:hAnsi="Helvetica"/>
        </w:rPr>
        <w:t>available</w:t>
      </w:r>
      <w:r w:rsidR="002616D1">
        <w:rPr>
          <w:rFonts w:ascii="Helvetica" w:hAnsi="Helvetica"/>
        </w:rPr>
        <w:t xml:space="preserve"> in a complete semantic network with </w:t>
      </w:r>
      <w:r w:rsidR="00995FC3">
        <w:rPr>
          <w:rFonts w:ascii="Helvetica" w:hAnsi="Helvetica"/>
        </w:rPr>
        <w:t>25</w:t>
      </w:r>
      <w:r w:rsidR="00995FC3" w:rsidRPr="00481945">
        <w:rPr>
          <w:rFonts w:ascii="Helvetica" w:hAnsi="Helvetica"/>
        </w:rPr>
        <w:t xml:space="preserve"> </w:t>
      </w:r>
      <w:r w:rsidRPr="00481945">
        <w:rPr>
          <w:rFonts w:ascii="Helvetica" w:hAnsi="Helvetica"/>
        </w:rPr>
        <w:t>concepts (nodes)</w:t>
      </w:r>
      <w:r w:rsidR="002616D1">
        <w:rPr>
          <w:rFonts w:ascii="Helvetica" w:hAnsi="Helvetica"/>
        </w:rPr>
        <w:t>.</w:t>
      </w:r>
      <w:r w:rsidRPr="00481945">
        <w:rPr>
          <w:rFonts w:ascii="Helvetica" w:hAnsi="Helvetica"/>
        </w:rPr>
        <w:t xml:space="preserve"> These values ensure good coverage of beliefs in the population, while individual semantic networks </w:t>
      </w:r>
      <w:r w:rsidR="00CF1256">
        <w:rPr>
          <w:rFonts w:ascii="Helvetica" w:hAnsi="Helvetica"/>
        </w:rPr>
        <w:t>are</w:t>
      </w:r>
      <w:r w:rsidR="00CF1256" w:rsidRPr="00481945">
        <w:rPr>
          <w:rFonts w:ascii="Helvetica" w:hAnsi="Helvetica"/>
        </w:rPr>
        <w:t xml:space="preserve"> </w:t>
      </w:r>
      <w:r w:rsidRPr="00481945">
        <w:rPr>
          <w:rFonts w:ascii="Helvetica" w:hAnsi="Helvetica"/>
        </w:rPr>
        <w:t>initially sparse.</w:t>
      </w:r>
      <w:r w:rsidR="003B0588">
        <w:rPr>
          <w:rFonts w:ascii="Helvetica" w:hAnsi="Helvetica"/>
        </w:rPr>
        <w:t xml:space="preserve"> </w:t>
      </w:r>
      <w:r w:rsidR="002616D1">
        <w:rPr>
          <w:rFonts w:ascii="Helvetica" w:hAnsi="Helvetica"/>
        </w:rPr>
        <w:t xml:space="preserve">Random seeding ensures that the simulation starts without polarization or systematic variation in belief popularity, and </w:t>
      </w:r>
      <w:r w:rsidR="006D6F2F">
        <w:rPr>
          <w:rFonts w:ascii="Helvetica" w:hAnsi="Helvetica"/>
        </w:rPr>
        <w:t xml:space="preserve">also </w:t>
      </w:r>
      <w:r w:rsidR="002616D1">
        <w:rPr>
          <w:rFonts w:ascii="Helvetica" w:hAnsi="Helvetica"/>
        </w:rPr>
        <w:t>that the social network structure itself does not contribute to polarization.</w:t>
      </w:r>
      <w:r w:rsidR="008B230D">
        <w:rPr>
          <w:rFonts w:ascii="Helvetica" w:hAnsi="Helvetica"/>
        </w:rPr>
        <w:t xml:space="preserve"> </w:t>
      </w:r>
      <w:r w:rsidR="00EC062D">
        <w:rPr>
          <w:rFonts w:ascii="Helvetica" w:hAnsi="Helvetica"/>
        </w:rPr>
        <w:t>Because</w:t>
      </w:r>
      <w:r w:rsidR="008B230D">
        <w:rPr>
          <w:rFonts w:ascii="Helvetica" w:hAnsi="Helvetica"/>
        </w:rPr>
        <w:t xml:space="preserve"> beliefs are drawn from a complete semantic network</w:t>
      </w:r>
      <w:r w:rsidR="00EC062D">
        <w:rPr>
          <w:rFonts w:ascii="Helvetica" w:hAnsi="Helvetica"/>
        </w:rPr>
        <w:t xml:space="preserve">, </w:t>
      </w:r>
      <w:r w:rsidR="008B230D">
        <w:rPr>
          <w:rFonts w:ascii="Helvetica" w:hAnsi="Helvetica"/>
        </w:rPr>
        <w:t xml:space="preserve">there is no natural belief structure around which polarization may nucleate. </w:t>
      </w:r>
    </w:p>
    <w:p w14:paraId="5F5D9BF4" w14:textId="34599B08" w:rsidR="00072E95" w:rsidRDefault="000859DF">
      <w:pPr>
        <w:pStyle w:val="Teaser"/>
        <w:spacing w:line="480" w:lineRule="auto"/>
        <w:ind w:firstLine="720"/>
        <w:rPr>
          <w:rFonts w:ascii="Helvetica" w:hAnsi="Helvetica"/>
        </w:rPr>
      </w:pPr>
      <w:r w:rsidRPr="00481945">
        <w:rPr>
          <w:rFonts w:ascii="Helvetica" w:hAnsi="Helvetica"/>
        </w:rPr>
        <w:lastRenderedPageBreak/>
        <w:t xml:space="preserve">In each step, individuals are selected in random order, and update their beliefs by incorporating into their semantic networks </w:t>
      </w:r>
      <w:r w:rsidR="00CF1256">
        <w:rPr>
          <w:rFonts w:ascii="Helvetica" w:hAnsi="Helvetica"/>
        </w:rPr>
        <w:t>all</w:t>
      </w:r>
      <w:r w:rsidR="00CF1256" w:rsidRPr="00481945">
        <w:rPr>
          <w:rFonts w:ascii="Helvetica" w:hAnsi="Helvetica"/>
        </w:rPr>
        <w:t xml:space="preserve"> </w:t>
      </w:r>
      <w:r w:rsidRPr="00481945">
        <w:rPr>
          <w:rFonts w:ascii="Helvetica" w:hAnsi="Helvetica"/>
        </w:rPr>
        <w:t>belief</w:t>
      </w:r>
      <w:r w:rsidR="00CF1256">
        <w:rPr>
          <w:rFonts w:ascii="Helvetica" w:hAnsi="Helvetica"/>
        </w:rPr>
        <w:t>s</w:t>
      </w:r>
      <w:r w:rsidRPr="00481945">
        <w:rPr>
          <w:rFonts w:ascii="Helvetica" w:hAnsi="Helvetica"/>
        </w:rPr>
        <w:t xml:space="preserve"> (edge</w:t>
      </w:r>
      <w:r w:rsidR="00CF1256">
        <w:rPr>
          <w:rFonts w:ascii="Helvetica" w:hAnsi="Helvetica"/>
        </w:rPr>
        <w:t>s</w:t>
      </w:r>
      <w:r w:rsidRPr="00481945">
        <w:rPr>
          <w:rFonts w:ascii="Helvetica" w:hAnsi="Helvetica"/>
        </w:rPr>
        <w:t xml:space="preserve">) </w:t>
      </w:r>
      <w:r w:rsidR="00CF1256">
        <w:rPr>
          <w:rFonts w:ascii="Helvetica" w:hAnsi="Helvetica"/>
        </w:rPr>
        <w:t xml:space="preserve">that </w:t>
      </w:r>
      <w:r w:rsidRPr="00481945">
        <w:rPr>
          <w:rFonts w:ascii="Helvetica" w:hAnsi="Helvetica"/>
        </w:rPr>
        <w:t xml:space="preserve">their neighbors possess </w:t>
      </w:r>
      <w:r w:rsidR="00CF1256">
        <w:rPr>
          <w:rFonts w:ascii="Helvetica" w:hAnsi="Helvetica"/>
        </w:rPr>
        <w:t>and</w:t>
      </w:r>
      <w:r w:rsidR="00995FC3">
        <w:rPr>
          <w:rFonts w:ascii="Helvetica" w:hAnsi="Helvetica"/>
        </w:rPr>
        <w:t xml:space="preserve"> they are susceptible to adopting. In the </w:t>
      </w:r>
      <w:r w:rsidR="00995FC3" w:rsidRPr="00995FC3">
        <w:rPr>
          <w:rFonts w:ascii="Helvetica" w:hAnsi="Helvetica"/>
        </w:rPr>
        <w:t>inter</w:t>
      </w:r>
      <w:r w:rsidR="00995FC3">
        <w:rPr>
          <w:rFonts w:ascii="Helvetica" w:hAnsi="Helvetica"/>
        </w:rPr>
        <w:t xml:space="preserve">dependent case, individuals are susceptible to any belief </w:t>
      </w:r>
      <w:r w:rsidRPr="00481945">
        <w:rPr>
          <w:rFonts w:ascii="Helvetica" w:hAnsi="Helvetica"/>
        </w:rPr>
        <w:t>that closes a triangle in their semantic network</w:t>
      </w:r>
      <w:r w:rsidR="00504A2D">
        <w:rPr>
          <w:rFonts w:ascii="Helvetica" w:hAnsi="Helvetica"/>
        </w:rPr>
        <w:t>s</w:t>
      </w:r>
      <w:r w:rsidR="00CF1256">
        <w:rPr>
          <w:rFonts w:ascii="Helvetica" w:hAnsi="Helvetica"/>
        </w:rPr>
        <w:t xml:space="preserve"> at </w:t>
      </w:r>
      <w:r w:rsidR="002616D1">
        <w:rPr>
          <w:rFonts w:ascii="Helvetica" w:hAnsi="Helvetica"/>
        </w:rPr>
        <w:t>the current time</w:t>
      </w:r>
      <w:r w:rsidRPr="00481945">
        <w:rPr>
          <w:rFonts w:ascii="Helvetica" w:hAnsi="Helvetica"/>
        </w:rPr>
        <w:t>.</w:t>
      </w:r>
      <w:r w:rsidR="00995FC3">
        <w:rPr>
          <w:rFonts w:ascii="Helvetica" w:hAnsi="Helvetica"/>
        </w:rPr>
        <w:t xml:space="preserve"> In the comparison </w:t>
      </w:r>
      <w:r w:rsidR="00504A2D">
        <w:rPr>
          <w:rFonts w:ascii="Helvetica" w:hAnsi="Helvetica"/>
        </w:rPr>
        <w:t>(</w:t>
      </w:r>
      <w:r w:rsidR="00995FC3">
        <w:rPr>
          <w:rFonts w:ascii="Helvetica" w:hAnsi="Helvetica"/>
        </w:rPr>
        <w:t>independent</w:t>
      </w:r>
      <w:r w:rsidR="00504A2D">
        <w:rPr>
          <w:rFonts w:ascii="Helvetica" w:hAnsi="Helvetica"/>
        </w:rPr>
        <w:t>)</w:t>
      </w:r>
      <w:r w:rsidR="00995FC3">
        <w:rPr>
          <w:rFonts w:ascii="Helvetica" w:hAnsi="Helvetica"/>
        </w:rPr>
        <w:t xml:space="preserve"> case for Fig 3A, a random selection of the population is defined to be susceptible to each belief in the same proportion as are initially susceptible to the belief in the interdependent diffusion case. In Figs 3B-D and Fig 5, a random selection of susceptible individuals is made in proportion to the </w:t>
      </w:r>
      <w:r w:rsidR="00995FC3">
        <w:rPr>
          <w:rFonts w:ascii="Helvetica" w:hAnsi="Helvetica"/>
          <w:i/>
        </w:rPr>
        <w:t>final</w:t>
      </w:r>
      <w:r w:rsidR="00995FC3">
        <w:rPr>
          <w:rFonts w:ascii="Helvetica" w:hAnsi="Helvetica"/>
        </w:rPr>
        <w:t xml:space="preserve"> number of </w:t>
      </w:r>
      <w:r w:rsidR="006D6F2F">
        <w:rPr>
          <w:rFonts w:ascii="Helvetica" w:hAnsi="Helvetica"/>
        </w:rPr>
        <w:t xml:space="preserve">susceptible </w:t>
      </w:r>
      <w:r w:rsidR="00995FC3">
        <w:rPr>
          <w:rFonts w:ascii="Helvetica" w:hAnsi="Helvetica"/>
        </w:rPr>
        <w:t xml:space="preserve">individuals in the interdependent diffusion case. As a result, a histogram of the extent of diffusion of each belief is approximately the same under both independent and interdependent treatments. This ensures that </w:t>
      </w:r>
      <w:r w:rsidR="00504A2D">
        <w:rPr>
          <w:rFonts w:ascii="Helvetica" w:hAnsi="Helvetica"/>
        </w:rPr>
        <w:t>the subsequent presentation of results reflects purely the effect of interdependence between diffusants, and not the effect of different levels of adoption in the compared populations.</w:t>
      </w:r>
      <w:r w:rsidR="009107A6">
        <w:rPr>
          <w:rFonts w:ascii="Helvetica" w:hAnsi="Helvetica"/>
        </w:rPr>
        <w:t xml:space="preserve"> </w:t>
      </w:r>
      <w:r w:rsidR="00D03C26">
        <w:rPr>
          <w:rFonts w:ascii="Helvetica" w:hAnsi="Helvetica"/>
        </w:rPr>
        <w:t xml:space="preserve">Results are similar when calculated based upon the initial susceptibility. </w:t>
      </w:r>
    </w:p>
    <w:p w14:paraId="385206B3" w14:textId="5AB2DDDB" w:rsidR="00BD523A" w:rsidRDefault="00995FC3" w:rsidP="00501835">
      <w:pPr>
        <w:pStyle w:val="Teaser"/>
        <w:spacing w:line="480" w:lineRule="auto"/>
        <w:ind w:firstLine="720"/>
        <w:rPr>
          <w:rFonts w:ascii="Helvetica" w:hAnsi="Helvetica"/>
        </w:rPr>
      </w:pPr>
      <w:r w:rsidRPr="00472265">
        <w:rPr>
          <w:rFonts w:ascii="Helvetica" w:hAnsi="Helvetica"/>
        </w:rPr>
        <w:t xml:space="preserve">The measures </w:t>
      </w:r>
      <w:r>
        <w:rPr>
          <w:rFonts w:ascii="Helvetica" w:hAnsi="Helvetica"/>
        </w:rPr>
        <w:t>presented Figs</w:t>
      </w:r>
      <w:r w:rsidR="006E2349">
        <w:rPr>
          <w:rFonts w:ascii="Helvetica" w:hAnsi="Helvetica"/>
        </w:rPr>
        <w:t>.</w:t>
      </w:r>
      <w:r>
        <w:rPr>
          <w:rFonts w:ascii="Helvetica" w:hAnsi="Helvetica"/>
        </w:rPr>
        <w:t xml:space="preserve"> 3A-C </w:t>
      </w:r>
      <w:r w:rsidRPr="00472265">
        <w:rPr>
          <w:rFonts w:ascii="Helvetica" w:hAnsi="Helvetica"/>
        </w:rPr>
        <w:t>are averaged over all beliefs in the simulation</w:t>
      </w:r>
      <w:r>
        <w:rPr>
          <w:rFonts w:ascii="Helvetica" w:hAnsi="Helvetica"/>
        </w:rPr>
        <w:t>, and over</w:t>
      </w:r>
      <w:r w:rsidRPr="00472265">
        <w:rPr>
          <w:rFonts w:ascii="Helvetica" w:hAnsi="Helvetica"/>
        </w:rPr>
        <w:t xml:space="preserve"> </w:t>
      </w:r>
      <w:r>
        <w:rPr>
          <w:rFonts w:ascii="Helvetica" w:hAnsi="Helvetica"/>
        </w:rPr>
        <w:t>20,000</w:t>
      </w:r>
      <w:r w:rsidRPr="00472265">
        <w:rPr>
          <w:rFonts w:ascii="Helvetica" w:hAnsi="Helvetica"/>
        </w:rPr>
        <w:t xml:space="preserve"> simulations. </w:t>
      </w:r>
      <w:r>
        <w:rPr>
          <w:rFonts w:ascii="Helvetica" w:hAnsi="Helvetica"/>
        </w:rPr>
        <w:t>The measures in Figs</w:t>
      </w:r>
      <w:r w:rsidR="006E2349">
        <w:rPr>
          <w:rFonts w:ascii="Helvetica" w:hAnsi="Helvetica"/>
        </w:rPr>
        <w:t>.</w:t>
      </w:r>
      <w:r>
        <w:rPr>
          <w:rFonts w:ascii="Helvetica" w:hAnsi="Helvetica"/>
        </w:rPr>
        <w:t xml:space="preserve"> 3D and 5 are population-level measures averaged over 20,000 simulations.</w:t>
      </w:r>
      <w:r w:rsidR="00CF1256">
        <w:rPr>
          <w:rFonts w:ascii="Helvetica" w:hAnsi="Helvetica"/>
        </w:rPr>
        <w:t xml:space="preserve"> This volume of simulations is an order of magnitude beyond the point at which noise</w:t>
      </w:r>
      <w:r w:rsidR="00764FB0">
        <w:rPr>
          <w:rFonts w:ascii="Helvetica" w:hAnsi="Helvetica"/>
        </w:rPr>
        <w:t xml:space="preserve"> affects</w:t>
      </w:r>
      <w:r w:rsidR="00CF1256">
        <w:rPr>
          <w:rFonts w:ascii="Helvetica" w:hAnsi="Helvetica"/>
        </w:rPr>
        <w:t xml:space="preserve"> the result.</w:t>
      </w:r>
      <w:r w:rsidR="00504A2D">
        <w:rPr>
          <w:rFonts w:ascii="Helvetica" w:hAnsi="Helvetica"/>
        </w:rPr>
        <w:t xml:space="preserve"> The measure of the susceptible population in Fig</w:t>
      </w:r>
      <w:r w:rsidR="006E2349">
        <w:rPr>
          <w:rFonts w:ascii="Helvetica" w:hAnsi="Helvetica"/>
        </w:rPr>
        <w:t>.</w:t>
      </w:r>
      <w:r w:rsidR="00504A2D">
        <w:rPr>
          <w:rFonts w:ascii="Helvetica" w:hAnsi="Helvetica"/>
        </w:rPr>
        <w:t xml:space="preserve"> 3A </w:t>
      </w:r>
      <w:r w:rsidR="00CF1256">
        <w:rPr>
          <w:rFonts w:ascii="Helvetica" w:hAnsi="Helvetica"/>
        </w:rPr>
        <w:t>(</w:t>
      </w:r>
      <w:r w:rsidR="00504A2D">
        <w:rPr>
          <w:rFonts w:ascii="Helvetica" w:hAnsi="Helvetica"/>
        </w:rPr>
        <w:t>and all discussion of the susceptible population</w:t>
      </w:r>
      <w:r w:rsidR="00CF1256">
        <w:rPr>
          <w:rFonts w:ascii="Helvetica" w:hAnsi="Helvetica"/>
        </w:rPr>
        <w:t xml:space="preserve">) </w:t>
      </w:r>
      <w:r w:rsidR="00504A2D">
        <w:rPr>
          <w:rFonts w:ascii="Helvetica" w:hAnsi="Helvetica"/>
        </w:rPr>
        <w:t>represents all individuals who would adopt the belief if exposed to it, along with all of the individuals who have already adopted the belief. I break from the traditional compartmental</w:t>
      </w:r>
      <w:r w:rsidR="00CF1256">
        <w:rPr>
          <w:rFonts w:ascii="Helvetica" w:hAnsi="Helvetica"/>
        </w:rPr>
        <w:t xml:space="preserve"> </w:t>
      </w:r>
      <w:r w:rsidR="00504A2D">
        <w:rPr>
          <w:rFonts w:ascii="Helvetica" w:hAnsi="Helvetica"/>
        </w:rPr>
        <w:t xml:space="preserve">model description of susceptibility and adoption/infection </w:t>
      </w:r>
      <w:r w:rsidR="00504A2D">
        <w:rPr>
          <w:rFonts w:ascii="Helvetica" w:hAnsi="Helvetica"/>
        </w:rPr>
        <w:lastRenderedPageBreak/>
        <w:t xml:space="preserve">as mutually exclusive categories </w:t>
      </w:r>
      <w:r w:rsidR="006D6F2F">
        <w:rPr>
          <w:rFonts w:ascii="Helvetica" w:hAnsi="Helvetica"/>
        </w:rPr>
        <w:t>to</w:t>
      </w:r>
      <w:r w:rsidR="00504A2D">
        <w:rPr>
          <w:rFonts w:ascii="Helvetica" w:hAnsi="Helvetica"/>
        </w:rPr>
        <w:t xml:space="preserve"> more effectively demonstrate the coevolution of susceptibility and adoption.</w:t>
      </w:r>
      <w:r w:rsidR="00BD4F95">
        <w:rPr>
          <w:rFonts w:ascii="Helvetica" w:hAnsi="Helvetica"/>
        </w:rPr>
        <w:t xml:space="preserve"> Using traditional definitions does not change the outcome of the simulation.</w:t>
      </w:r>
      <w:r w:rsidR="00504A2D">
        <w:rPr>
          <w:rFonts w:ascii="Helvetica" w:hAnsi="Helvetica"/>
        </w:rPr>
        <w:t xml:space="preserve"> </w:t>
      </w:r>
      <w:r w:rsidR="006E2349">
        <w:rPr>
          <w:rFonts w:ascii="Helvetica" w:hAnsi="Helvetica"/>
        </w:rPr>
        <w:t xml:space="preserve">Fig. 3B </w:t>
      </w:r>
      <w:r w:rsidR="00244508">
        <w:rPr>
          <w:rFonts w:ascii="Helvetica" w:hAnsi="Helvetica"/>
        </w:rPr>
        <w:t xml:space="preserve">measures the correlation between new adoption and those who are initially susceptible to the belief but do not start with it. As this has no meaningful value at t0, the curve is drawn from t1-t9. </w:t>
      </w:r>
      <w:r w:rsidR="00504A2D">
        <w:rPr>
          <w:rFonts w:ascii="Helvetica" w:hAnsi="Helvetica"/>
        </w:rPr>
        <w:t xml:space="preserve">Figure 3D uses the clustering coefficient of a semantic network constructed from the most popular 10% of beliefs as a demonstration that the most popular beliefs are mutually interrelated, and not merely all related to a single leading belief (e.g. a star or barbell pattern). </w:t>
      </w:r>
      <w:r w:rsidR="00CF1256">
        <w:rPr>
          <w:rFonts w:ascii="Helvetica" w:hAnsi="Helvetica"/>
        </w:rPr>
        <w:t>Clustering</w:t>
      </w:r>
      <w:r w:rsidR="00504A2D">
        <w:rPr>
          <w:rFonts w:ascii="Helvetica" w:hAnsi="Helvetica"/>
        </w:rPr>
        <w:t xml:space="preserve"> </w:t>
      </w:r>
      <w:r w:rsidR="00CF1256">
        <w:rPr>
          <w:rFonts w:ascii="Helvetica" w:hAnsi="Helvetica"/>
        </w:rPr>
        <w:t xml:space="preserve">only </w:t>
      </w:r>
      <w:r w:rsidR="00504A2D">
        <w:rPr>
          <w:rFonts w:ascii="Helvetica" w:hAnsi="Helvetica"/>
        </w:rPr>
        <w:t xml:space="preserve">makes sense when beliefs are conceptualized as a semantic network. </w:t>
      </w:r>
      <w:r w:rsidR="00CF1256">
        <w:rPr>
          <w:rFonts w:ascii="Helvetica" w:hAnsi="Helvetica"/>
        </w:rPr>
        <w:t>Other conceptualizations of belief interaction might prefer to plot the number of top decile beliefs that each top decile belief interacts with. This measure gives essentially the same result (i.e. large fractional growth over time in the interdependent case, with no change from randomness in the independent case) but lacks the depth of meaning captured by the clustering metric. The measure is generally insensitive to the specific threshold used to define a ‘popular’ belief for any thresholds between about 5% and 40%.</w:t>
      </w:r>
      <w:r w:rsidR="003B0588">
        <w:rPr>
          <w:rFonts w:ascii="Helvetica" w:hAnsi="Helvetica"/>
        </w:rPr>
        <w:t xml:space="preserve"> </w:t>
      </w:r>
      <w:r w:rsidR="0037740E">
        <w:rPr>
          <w:rFonts w:ascii="Helvetica" w:hAnsi="Helvetica"/>
        </w:rPr>
        <w:t xml:space="preserve">Fig. 5B shows the percentage of variation explained by the first </w:t>
      </w:r>
      <w:r w:rsidR="00904DD0">
        <w:rPr>
          <w:rFonts w:ascii="Helvetica" w:hAnsi="Helvetica"/>
        </w:rPr>
        <w:t xml:space="preserve">principal </w:t>
      </w:r>
      <w:r w:rsidR="0037740E">
        <w:rPr>
          <w:rFonts w:ascii="Helvetica" w:hAnsi="Helvetica"/>
        </w:rPr>
        <w:t xml:space="preserve">component </w:t>
      </w:r>
      <w:r w:rsidR="00904DD0">
        <w:rPr>
          <w:rFonts w:ascii="Helvetica" w:hAnsi="Helvetica"/>
        </w:rPr>
        <w:t>of the data</w:t>
      </w:r>
      <w:r w:rsidR="0037740E">
        <w:rPr>
          <w:rFonts w:ascii="Helvetica" w:hAnsi="Helvetica"/>
        </w:rPr>
        <w:t xml:space="preserve">. The original feature space has one dimension for each belief in the simulation (300), and points representing each individual’s position in that feature space (60) according to the beliefs they have adopted. </w:t>
      </w:r>
      <w:r w:rsidR="00D72A9D">
        <w:rPr>
          <w:rFonts w:ascii="Helvetica" w:hAnsi="Helvetica"/>
        </w:rPr>
        <w:t xml:space="preserve">The inset graphs are exaggerated and show a larger population </w:t>
      </w:r>
      <w:r w:rsidR="006D6F2F">
        <w:rPr>
          <w:rFonts w:ascii="Helvetica" w:hAnsi="Helvetica"/>
        </w:rPr>
        <w:t>to</w:t>
      </w:r>
      <w:r w:rsidR="00D72A9D">
        <w:rPr>
          <w:rFonts w:ascii="Helvetica" w:hAnsi="Helvetica"/>
        </w:rPr>
        <w:t xml:space="preserve"> illustrate how a component can explain more or less variation.</w:t>
      </w:r>
      <w:r w:rsidR="00BD523A">
        <w:rPr>
          <w:rFonts w:ascii="Helvetica" w:hAnsi="Helvetica"/>
        </w:rPr>
        <w:t xml:space="preserve"> For all remaining parameters in the simulation, other (meaningful) values and measures yield qualitatively </w:t>
      </w:r>
      <w:r w:rsidR="00BD523A">
        <w:rPr>
          <w:rFonts w:ascii="Helvetica" w:hAnsi="Helvetica"/>
        </w:rPr>
        <w:lastRenderedPageBreak/>
        <w:t xml:space="preserve">similar results. </w:t>
      </w:r>
      <w:r w:rsidR="00931E47">
        <w:rPr>
          <w:rFonts w:ascii="Helvetica" w:hAnsi="Helvetica"/>
        </w:rPr>
        <w:t>For a</w:t>
      </w:r>
      <w:r w:rsidR="00BD523A">
        <w:rPr>
          <w:rFonts w:ascii="Helvetica" w:hAnsi="Helvetica"/>
        </w:rPr>
        <w:t xml:space="preserve"> full sensitivity analysis and </w:t>
      </w:r>
      <w:r w:rsidR="00931E47">
        <w:rPr>
          <w:rFonts w:ascii="Helvetica" w:hAnsi="Helvetica"/>
        </w:rPr>
        <w:t>code, see</w:t>
      </w:r>
      <w:r w:rsidR="00BD523A">
        <w:rPr>
          <w:rFonts w:ascii="Helvetica" w:hAnsi="Helvetica"/>
        </w:rPr>
        <w:t xml:space="preserve"> </w:t>
      </w:r>
      <w:hyperlink r:id="rId22" w:history="1">
        <w:r w:rsidR="00540DC2" w:rsidRPr="003578FD">
          <w:rPr>
            <w:rStyle w:val="Hyperlink"/>
            <w:rFonts w:ascii="Helvetica" w:hAnsi="Helvetica"/>
          </w:rPr>
          <w:t>https://githu</w:t>
        </w:r>
        <w:r w:rsidR="00540DC2" w:rsidRPr="003578FD">
          <w:rPr>
            <w:rStyle w:val="Hyperlink"/>
            <w:rFonts w:ascii="Helvetica" w:hAnsi="Helvetica"/>
          </w:rPr>
          <w:t>b</w:t>
        </w:r>
        <w:r w:rsidR="00540DC2" w:rsidRPr="003578FD">
          <w:rPr>
            <w:rStyle w:val="Hyperlink"/>
            <w:rFonts w:ascii="Helvetica" w:hAnsi="Helvetica"/>
          </w:rPr>
          <w:t>.com/JamesPHoughton/interdependent-diffusion</w:t>
        </w:r>
      </w:hyperlink>
      <w:r w:rsidR="00BD523A">
        <w:rPr>
          <w:rFonts w:ascii="Helvetica" w:hAnsi="Helvetica"/>
        </w:rPr>
        <w:t>.</w:t>
      </w:r>
    </w:p>
    <w:p w14:paraId="0769BBDB" w14:textId="24E927A5" w:rsidR="00501835" w:rsidRPr="003017DC" w:rsidRDefault="00501835" w:rsidP="00540DC2">
      <w:pPr>
        <w:pStyle w:val="Teaser"/>
        <w:spacing w:line="480" w:lineRule="auto"/>
        <w:rPr>
          <w:rFonts w:ascii="Helvetica" w:hAnsi="Helvetica"/>
        </w:rPr>
      </w:pPr>
      <w:r>
        <w:rPr>
          <w:rFonts w:ascii="Helvetica" w:hAnsi="Helvetica"/>
        </w:rPr>
        <w:tab/>
        <w:t xml:space="preserve">There are many ways to measure </w:t>
      </w:r>
      <w:r w:rsidR="006D6F2F">
        <w:rPr>
          <w:rFonts w:ascii="Helvetica" w:hAnsi="Helvetica"/>
        </w:rPr>
        <w:t xml:space="preserve">the </w:t>
      </w:r>
      <w:r>
        <w:rPr>
          <w:rFonts w:ascii="Helvetica" w:hAnsi="Helvetica"/>
        </w:rPr>
        <w:t>similarity between individuals</w:t>
      </w:r>
      <w:r w:rsidR="00540DC2" w:rsidRPr="003017DC">
        <w:rPr>
          <w:rFonts w:ascii="Helvetica" w:hAnsi="Helvetica"/>
        </w:rPr>
        <w:t xml:space="preserve">. The “self-reported” beliefs of </w:t>
      </w:r>
      <w:r>
        <w:rPr>
          <w:rFonts w:ascii="Helvetica" w:hAnsi="Helvetica"/>
        </w:rPr>
        <w:t xml:space="preserve">experiment </w:t>
      </w:r>
      <w:r w:rsidR="00540DC2" w:rsidRPr="003017DC">
        <w:rPr>
          <w:rFonts w:ascii="Helvetica" w:hAnsi="Helvetica"/>
        </w:rPr>
        <w:t>participants fall on a continuous scale from 0 to 100, and so it is natural to use Pearson’s correlation on the vectors of individuals’ beliefs. This measure has the advantage of being easily interpretable and having a well-defined range that is independent of the number of features in the vector of attributes being compared, and the negative region of which can be interpreted as expressing dissimilarity. To assess the similarity of the binary “behavioral” data I use the Phi coefficient, an analogous measure to Pearson’s correlation with the same interpretable range.</w:t>
      </w:r>
      <w:r>
        <w:rPr>
          <w:rFonts w:ascii="Helvetica" w:hAnsi="Helvetica"/>
        </w:rPr>
        <w:t xml:space="preserve"> </w:t>
      </w:r>
      <w:r w:rsidR="00540DC2" w:rsidRPr="003017DC">
        <w:rPr>
          <w:rFonts w:ascii="Helvetica" w:hAnsi="Helvetica"/>
        </w:rPr>
        <w:t xml:space="preserve">The behavioral measures </w:t>
      </w:r>
      <w:r w:rsidR="00EC062D">
        <w:rPr>
          <w:rFonts w:ascii="Helvetica" w:hAnsi="Helvetica"/>
        </w:rPr>
        <w:t>in</w:t>
      </w:r>
      <w:r>
        <w:rPr>
          <w:rFonts w:ascii="Helvetica" w:hAnsi="Helvetica"/>
        </w:rPr>
        <w:t xml:space="preserve"> the experiment </w:t>
      </w:r>
      <w:r w:rsidR="00540DC2" w:rsidRPr="003017DC">
        <w:rPr>
          <w:rFonts w:ascii="Helvetica" w:hAnsi="Helvetica"/>
        </w:rPr>
        <w:t>are sensitive not only to interdependence and network structure but also to the average level of diffusion of beliefs. To minimize noise due to differences in the level of activity between games, each of the behavioral measures is assessed compared to what would be expected due to chance, keeping the number of adopters of each clue and the number of clues adopted by each participant fixed.</w:t>
      </w:r>
      <w:r>
        <w:rPr>
          <w:rFonts w:ascii="Helvetica" w:hAnsi="Helvetica"/>
        </w:rPr>
        <w:t xml:space="preserve"> All code for conducting the experiment and analyzing results, along with the results of the experiment, are available at https://github.com/JamesPHoughton/detective-game-interdependent-diffusion.</w:t>
      </w:r>
    </w:p>
    <w:p w14:paraId="5147DC74" w14:textId="2265C95D" w:rsidR="00D73714" w:rsidRPr="00481945" w:rsidRDefault="00D73714" w:rsidP="00437052">
      <w:pPr>
        <w:pStyle w:val="Refhead"/>
        <w:spacing w:line="276" w:lineRule="auto"/>
        <w:rPr>
          <w:rFonts w:ascii="Helvetica" w:hAnsi="Helvetica"/>
        </w:rPr>
      </w:pPr>
      <w:r w:rsidRPr="00481945">
        <w:rPr>
          <w:rFonts w:ascii="Helvetica" w:hAnsi="Helvetica"/>
        </w:rPr>
        <w:t>References:</w:t>
      </w:r>
    </w:p>
    <w:p w14:paraId="3E4EDEC0" w14:textId="0584EF43" w:rsidR="007A6DB9" w:rsidRPr="008B230D" w:rsidRDefault="007A6DB9" w:rsidP="00481945">
      <w:pPr>
        <w:pStyle w:val="NormalWeb"/>
        <w:numPr>
          <w:ilvl w:val="0"/>
          <w:numId w:val="1"/>
        </w:numPr>
        <w:spacing w:after="0" w:afterAutospacing="0"/>
        <w:rPr>
          <w:rFonts w:ascii="Helvetica" w:hAnsi="Helvetica"/>
        </w:rPr>
      </w:pPr>
      <w:r w:rsidRPr="00481945">
        <w:rPr>
          <w:rFonts w:ascii="Helvetica" w:hAnsi="Helvetica"/>
        </w:rPr>
        <w:t xml:space="preserve">J. P. Houghton </w:t>
      </w:r>
      <w:r w:rsidRPr="00481945">
        <w:rPr>
          <w:rFonts w:ascii="Helvetica" w:hAnsi="Helvetica"/>
          <w:i/>
        </w:rPr>
        <w:t>et al.</w:t>
      </w:r>
      <w:r w:rsidRPr="00481945">
        <w:rPr>
          <w:rFonts w:ascii="Helvetica" w:hAnsi="Helvetica"/>
        </w:rPr>
        <w:t xml:space="preserve">, Beyond Keywords: Tracking the Evolution of Conversational Clusters in Social Media. </w:t>
      </w:r>
      <w:proofErr w:type="spellStart"/>
      <w:r w:rsidRPr="00481945">
        <w:rPr>
          <w:rFonts w:ascii="Helvetica" w:hAnsi="Helvetica"/>
          <w:i/>
        </w:rPr>
        <w:t>Sociol</w:t>
      </w:r>
      <w:proofErr w:type="spellEnd"/>
      <w:r w:rsidRPr="00481945">
        <w:rPr>
          <w:rFonts w:ascii="Helvetica" w:hAnsi="Helvetica"/>
          <w:i/>
        </w:rPr>
        <w:t>. Methods Res.</w:t>
      </w:r>
      <w:r w:rsidRPr="00481945">
        <w:rPr>
          <w:rFonts w:ascii="Helvetica" w:hAnsi="Helvetica"/>
        </w:rPr>
        <w:t xml:space="preserve"> </w:t>
      </w:r>
      <w:r w:rsidRPr="00481945">
        <w:rPr>
          <w:rFonts w:ascii="Helvetica" w:hAnsi="Helvetica"/>
          <w:b/>
        </w:rPr>
        <w:t>48</w:t>
      </w:r>
      <w:r w:rsidRPr="008B230D">
        <w:rPr>
          <w:rFonts w:ascii="Helvetica" w:hAnsi="Helvetica"/>
        </w:rPr>
        <w:t xml:space="preserve">, 588-607 </w:t>
      </w:r>
      <w:r w:rsidRPr="00481945">
        <w:rPr>
          <w:rFonts w:ascii="Helvetica" w:hAnsi="Helvetica"/>
        </w:rPr>
        <w:t>(201</w:t>
      </w:r>
      <w:r w:rsidRPr="008B230D">
        <w:rPr>
          <w:rFonts w:ascii="Helvetica" w:hAnsi="Helvetica"/>
        </w:rPr>
        <w:t>9</w:t>
      </w:r>
      <w:r w:rsidRPr="00481945">
        <w:rPr>
          <w:rFonts w:ascii="Helvetica" w:hAnsi="Helvetica"/>
        </w:rPr>
        <w:t xml:space="preserve">). </w:t>
      </w:r>
    </w:p>
    <w:p w14:paraId="1B699CFC" w14:textId="03815F88" w:rsidR="008B230D" w:rsidRPr="00481945" w:rsidRDefault="007A6DB9" w:rsidP="00481945">
      <w:pPr>
        <w:pStyle w:val="ListParagraph"/>
        <w:numPr>
          <w:ilvl w:val="0"/>
          <w:numId w:val="1"/>
        </w:numPr>
        <w:rPr>
          <w:rFonts w:ascii="Helvetica" w:eastAsia="Times New Roman" w:hAnsi="Helvetica"/>
          <w:sz w:val="24"/>
          <w:szCs w:val="24"/>
        </w:rPr>
      </w:pPr>
      <w:r w:rsidRPr="008B230D">
        <w:rPr>
          <w:rFonts w:ascii="Helvetica" w:eastAsia="Times New Roman" w:hAnsi="Helvetica"/>
          <w:color w:val="222222"/>
          <w:sz w:val="24"/>
          <w:szCs w:val="24"/>
          <w:shd w:val="clear" w:color="auto" w:fill="FFFFFF"/>
        </w:rPr>
        <w:t xml:space="preserve">M. </w:t>
      </w:r>
      <w:proofErr w:type="spellStart"/>
      <w:r w:rsidRPr="008B230D">
        <w:rPr>
          <w:rFonts w:ascii="Helvetica" w:eastAsia="Times New Roman" w:hAnsi="Helvetica"/>
          <w:color w:val="222222"/>
          <w:sz w:val="24"/>
          <w:szCs w:val="24"/>
          <w:shd w:val="clear" w:color="auto" w:fill="FFFFFF"/>
        </w:rPr>
        <w:t>Granovetter</w:t>
      </w:r>
      <w:proofErr w:type="spellEnd"/>
      <w:r w:rsidRPr="008B230D">
        <w:rPr>
          <w:rFonts w:ascii="Helvetica" w:eastAsia="Times New Roman" w:hAnsi="Helvetica"/>
          <w:color w:val="222222"/>
          <w:sz w:val="24"/>
          <w:szCs w:val="24"/>
          <w:shd w:val="clear" w:color="auto" w:fill="FFFFFF"/>
        </w:rPr>
        <w:t>, The Strength of Weak Ties. </w:t>
      </w:r>
      <w:r w:rsidRPr="008B230D">
        <w:rPr>
          <w:rFonts w:ascii="Helvetica" w:eastAsia="Times New Roman" w:hAnsi="Helvetica"/>
          <w:i/>
          <w:iCs/>
          <w:color w:val="222222"/>
          <w:sz w:val="24"/>
          <w:szCs w:val="24"/>
          <w:shd w:val="clear" w:color="auto" w:fill="FFFFFF"/>
        </w:rPr>
        <w:t xml:space="preserve">Am. J </w:t>
      </w:r>
      <w:proofErr w:type="spellStart"/>
      <w:r w:rsidRPr="008B230D">
        <w:rPr>
          <w:rFonts w:ascii="Helvetica" w:eastAsia="Times New Roman" w:hAnsi="Helvetica"/>
          <w:i/>
          <w:iCs/>
          <w:color w:val="222222"/>
          <w:sz w:val="24"/>
          <w:szCs w:val="24"/>
          <w:shd w:val="clear" w:color="auto" w:fill="FFFFFF"/>
        </w:rPr>
        <w:t>Sociol</w:t>
      </w:r>
      <w:proofErr w:type="spellEnd"/>
      <w:r w:rsidRPr="008B230D">
        <w:rPr>
          <w:rFonts w:ascii="Helvetica" w:eastAsia="Times New Roman" w:hAnsi="Helvetica"/>
          <w:i/>
          <w:iCs/>
          <w:color w:val="222222"/>
          <w:sz w:val="24"/>
          <w:szCs w:val="24"/>
          <w:shd w:val="clear" w:color="auto" w:fill="FFFFFF"/>
        </w:rPr>
        <w:t>.</w:t>
      </w:r>
      <w:r w:rsidRPr="008B230D">
        <w:rPr>
          <w:rFonts w:ascii="Helvetica" w:eastAsia="Times New Roman" w:hAnsi="Helvetica"/>
          <w:color w:val="222222"/>
          <w:sz w:val="24"/>
          <w:szCs w:val="24"/>
          <w:shd w:val="clear" w:color="auto" w:fill="FFFFFF"/>
        </w:rPr>
        <w:t> </w:t>
      </w:r>
      <w:r w:rsidRPr="008B230D">
        <w:rPr>
          <w:rFonts w:ascii="Helvetica" w:eastAsia="Times New Roman" w:hAnsi="Helvetica"/>
          <w:b/>
          <w:iCs/>
          <w:color w:val="222222"/>
          <w:sz w:val="24"/>
          <w:szCs w:val="24"/>
          <w:shd w:val="clear" w:color="auto" w:fill="FFFFFF"/>
        </w:rPr>
        <w:t>78</w:t>
      </w:r>
      <w:r w:rsidRPr="008B230D">
        <w:rPr>
          <w:rFonts w:ascii="Helvetica" w:eastAsia="Times New Roman" w:hAnsi="Helvetica"/>
          <w:color w:val="222222"/>
          <w:sz w:val="24"/>
          <w:szCs w:val="24"/>
          <w:shd w:val="clear" w:color="auto" w:fill="FFFFFF"/>
        </w:rPr>
        <w:t>, 1360-1380 (1973).</w:t>
      </w:r>
    </w:p>
    <w:p w14:paraId="5CE9C430" w14:textId="03EB58B4" w:rsidR="007A6DB9" w:rsidRPr="00481945" w:rsidRDefault="007A6DB9" w:rsidP="00481945">
      <w:pPr>
        <w:pStyle w:val="ListParagraph"/>
        <w:numPr>
          <w:ilvl w:val="0"/>
          <w:numId w:val="1"/>
        </w:numPr>
        <w:rPr>
          <w:rFonts w:ascii="Helvetica" w:eastAsia="Times New Roman" w:hAnsi="Helvetica"/>
          <w:sz w:val="24"/>
          <w:szCs w:val="24"/>
        </w:rPr>
      </w:pPr>
      <w:r w:rsidRPr="00481945">
        <w:rPr>
          <w:rFonts w:ascii="Helvetica" w:eastAsia="Times New Roman" w:hAnsi="Helvetica"/>
          <w:sz w:val="24"/>
          <w:szCs w:val="24"/>
        </w:rPr>
        <w:t xml:space="preserve">M. </w:t>
      </w:r>
      <w:proofErr w:type="spellStart"/>
      <w:r w:rsidRPr="00481945">
        <w:rPr>
          <w:rFonts w:ascii="Helvetica" w:eastAsia="Times New Roman" w:hAnsi="Helvetica"/>
          <w:sz w:val="24"/>
          <w:szCs w:val="24"/>
        </w:rPr>
        <w:t>Granovetter</w:t>
      </w:r>
      <w:proofErr w:type="spellEnd"/>
      <w:r w:rsidRPr="00481945">
        <w:rPr>
          <w:rFonts w:ascii="Helvetica" w:eastAsia="Times New Roman" w:hAnsi="Helvetica"/>
          <w:sz w:val="24"/>
          <w:szCs w:val="24"/>
        </w:rPr>
        <w:t xml:space="preserve">, Threshold Models of Collective Behavior. </w:t>
      </w:r>
      <w:r w:rsidRPr="00481945">
        <w:rPr>
          <w:rFonts w:ascii="Helvetica" w:eastAsia="Times New Roman" w:hAnsi="Helvetica"/>
          <w:i/>
          <w:sz w:val="24"/>
          <w:szCs w:val="24"/>
        </w:rPr>
        <w:t xml:space="preserve">Am. J </w:t>
      </w:r>
      <w:proofErr w:type="spellStart"/>
      <w:r w:rsidRPr="00481945">
        <w:rPr>
          <w:rFonts w:ascii="Helvetica" w:eastAsia="Times New Roman" w:hAnsi="Helvetica"/>
          <w:i/>
          <w:sz w:val="24"/>
          <w:szCs w:val="24"/>
        </w:rPr>
        <w:t>Sociol</w:t>
      </w:r>
      <w:proofErr w:type="spellEnd"/>
      <w:r w:rsidRPr="00481945">
        <w:rPr>
          <w:rFonts w:ascii="Helvetica" w:eastAsia="Times New Roman" w:hAnsi="Helvetica"/>
          <w:sz w:val="24"/>
          <w:szCs w:val="24"/>
        </w:rPr>
        <w:t xml:space="preserve">. </w:t>
      </w:r>
      <w:r w:rsidRPr="00481945">
        <w:rPr>
          <w:rFonts w:ascii="Helvetica" w:eastAsia="Times New Roman" w:hAnsi="Helvetica"/>
          <w:b/>
          <w:sz w:val="24"/>
          <w:szCs w:val="24"/>
        </w:rPr>
        <w:t>83</w:t>
      </w:r>
      <w:r w:rsidRPr="00481945">
        <w:rPr>
          <w:rFonts w:ascii="Helvetica" w:eastAsia="Times New Roman" w:hAnsi="Helvetica"/>
          <w:sz w:val="24"/>
          <w:szCs w:val="24"/>
        </w:rPr>
        <w:t>, 1420</w:t>
      </w:r>
      <w:r w:rsidR="002815C8" w:rsidRPr="00481945">
        <w:rPr>
          <w:rFonts w:ascii="Helvetica" w:eastAsia="Times New Roman" w:hAnsi="Helvetica"/>
          <w:sz w:val="24"/>
          <w:szCs w:val="24"/>
        </w:rPr>
        <w:t>-</w:t>
      </w:r>
      <w:r w:rsidRPr="00481945">
        <w:rPr>
          <w:rFonts w:ascii="Helvetica" w:eastAsia="Times New Roman" w:hAnsi="Helvetica"/>
          <w:sz w:val="24"/>
          <w:szCs w:val="24"/>
        </w:rPr>
        <w:t>1443 (1978).</w:t>
      </w:r>
    </w:p>
    <w:p w14:paraId="30C0888D" w14:textId="7C2862B1" w:rsidR="002815C8" w:rsidRPr="00481945" w:rsidRDefault="002815C8" w:rsidP="00481945">
      <w:pPr>
        <w:pStyle w:val="ListParagraph"/>
        <w:numPr>
          <w:ilvl w:val="0"/>
          <w:numId w:val="1"/>
        </w:numPr>
        <w:rPr>
          <w:rFonts w:ascii="Helvetica" w:eastAsia="Times New Roman" w:hAnsi="Helvetica"/>
          <w:sz w:val="24"/>
          <w:szCs w:val="24"/>
        </w:rPr>
      </w:pPr>
      <w:r w:rsidRPr="008B230D">
        <w:rPr>
          <w:rFonts w:ascii="Helvetica" w:eastAsia="Times New Roman" w:hAnsi="Helvetica"/>
          <w:color w:val="222222"/>
          <w:sz w:val="24"/>
          <w:szCs w:val="24"/>
          <w:shd w:val="clear" w:color="auto" w:fill="FFFFFF"/>
        </w:rPr>
        <w:lastRenderedPageBreak/>
        <w:t xml:space="preserve">T. Schelling, “Sorting and Mixing” in </w:t>
      </w:r>
      <w:proofErr w:type="spellStart"/>
      <w:r w:rsidRPr="008B230D">
        <w:rPr>
          <w:rFonts w:ascii="Helvetica" w:eastAsia="Times New Roman" w:hAnsi="Helvetica"/>
          <w:i/>
          <w:color w:val="222222"/>
          <w:sz w:val="24"/>
          <w:szCs w:val="24"/>
          <w:shd w:val="clear" w:color="auto" w:fill="FFFFFF"/>
        </w:rPr>
        <w:t>Micromotives</w:t>
      </w:r>
      <w:proofErr w:type="spellEnd"/>
      <w:r w:rsidRPr="008B230D">
        <w:rPr>
          <w:rFonts w:ascii="Helvetica" w:eastAsia="Times New Roman" w:hAnsi="Helvetica"/>
          <w:i/>
          <w:color w:val="222222"/>
          <w:sz w:val="24"/>
          <w:szCs w:val="24"/>
          <w:shd w:val="clear" w:color="auto" w:fill="FFFFFF"/>
        </w:rPr>
        <w:t xml:space="preserve"> and </w:t>
      </w:r>
      <w:proofErr w:type="spellStart"/>
      <w:r w:rsidRPr="008B230D">
        <w:rPr>
          <w:rFonts w:ascii="Helvetica" w:eastAsia="Times New Roman" w:hAnsi="Helvetica"/>
          <w:i/>
          <w:color w:val="222222"/>
          <w:sz w:val="24"/>
          <w:szCs w:val="24"/>
          <w:shd w:val="clear" w:color="auto" w:fill="FFFFFF"/>
        </w:rPr>
        <w:t>Macrobehavior</w:t>
      </w:r>
      <w:proofErr w:type="spellEnd"/>
      <w:r w:rsidRPr="008B230D">
        <w:rPr>
          <w:rFonts w:ascii="Helvetica" w:eastAsia="Times New Roman" w:hAnsi="Helvetica"/>
          <w:color w:val="222222"/>
          <w:sz w:val="24"/>
          <w:szCs w:val="24"/>
          <w:shd w:val="clear" w:color="auto" w:fill="FFFFFF"/>
        </w:rPr>
        <w:t>. (Norton, Toronto, 1978) chap. 4.</w:t>
      </w:r>
    </w:p>
    <w:p w14:paraId="13F1081B" w14:textId="7BD08E3D" w:rsidR="007A6DB9" w:rsidRPr="00481945" w:rsidRDefault="007A6DB9" w:rsidP="00481945">
      <w:pPr>
        <w:pStyle w:val="ListParagraph"/>
        <w:numPr>
          <w:ilvl w:val="0"/>
          <w:numId w:val="1"/>
        </w:numPr>
        <w:rPr>
          <w:rFonts w:ascii="Helvetica" w:eastAsia="Times New Roman" w:hAnsi="Helvetica"/>
          <w:i/>
          <w:color w:val="222222"/>
          <w:sz w:val="24"/>
          <w:szCs w:val="24"/>
          <w:shd w:val="clear" w:color="auto" w:fill="FFFFFF"/>
        </w:rPr>
      </w:pPr>
      <w:r w:rsidRPr="008B230D">
        <w:rPr>
          <w:rFonts w:ascii="Helvetica" w:eastAsia="Times New Roman" w:hAnsi="Helvetica"/>
          <w:color w:val="222222"/>
          <w:sz w:val="24"/>
          <w:szCs w:val="24"/>
          <w:shd w:val="clear" w:color="auto" w:fill="FFFFFF"/>
        </w:rPr>
        <w:t xml:space="preserve">D. J. Watts, A simple model of global cascades on random networks. </w:t>
      </w:r>
      <w:r w:rsidRPr="008B230D">
        <w:rPr>
          <w:rFonts w:ascii="Helvetica" w:eastAsia="Times New Roman" w:hAnsi="Helvetica"/>
          <w:i/>
          <w:iCs/>
          <w:color w:val="222222"/>
          <w:sz w:val="24"/>
          <w:szCs w:val="24"/>
          <w:shd w:val="clear" w:color="auto" w:fill="FFFFFF"/>
        </w:rPr>
        <w:t>Proc. Natl. Acad. Sci. U.S.A.</w:t>
      </w:r>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b/>
          <w:iCs/>
          <w:color w:val="222222"/>
          <w:sz w:val="24"/>
          <w:szCs w:val="24"/>
          <w:shd w:val="clear" w:color="auto" w:fill="FFFFFF"/>
        </w:rPr>
        <w:t>99</w:t>
      </w:r>
      <w:r w:rsidRPr="008B230D">
        <w:rPr>
          <w:rFonts w:ascii="Helvetica" w:eastAsia="Times New Roman" w:hAnsi="Helvetica"/>
          <w:iCs/>
          <w:color w:val="222222"/>
          <w:sz w:val="24"/>
          <w:szCs w:val="24"/>
          <w:shd w:val="clear" w:color="auto" w:fill="FFFFFF"/>
        </w:rPr>
        <w:t xml:space="preserve"> 5766-5771 (2002).</w:t>
      </w:r>
    </w:p>
    <w:p w14:paraId="1A714DC2" w14:textId="77777777" w:rsidR="002815C8" w:rsidRPr="008B230D" w:rsidRDefault="007A6DB9" w:rsidP="00481945">
      <w:pPr>
        <w:pStyle w:val="NormalWeb"/>
        <w:numPr>
          <w:ilvl w:val="0"/>
          <w:numId w:val="1"/>
        </w:numPr>
        <w:spacing w:after="0" w:afterAutospacing="0"/>
        <w:rPr>
          <w:rFonts w:ascii="Helvetica" w:hAnsi="Helvetica"/>
        </w:rPr>
      </w:pPr>
      <w:r w:rsidRPr="008B230D">
        <w:rPr>
          <w:rFonts w:ascii="Helvetica" w:hAnsi="Helvetica"/>
        </w:rPr>
        <w:t xml:space="preserve">R. Burt. Structural Holes: the social structure of competition. </w:t>
      </w:r>
      <w:r w:rsidRPr="00481945">
        <w:rPr>
          <w:rFonts w:ascii="Helvetica" w:hAnsi="Helvetica"/>
          <w:i/>
        </w:rPr>
        <w:t>Harvard University Press</w:t>
      </w:r>
      <w:r w:rsidRPr="008B230D">
        <w:rPr>
          <w:rFonts w:ascii="Helvetica" w:hAnsi="Helvetica"/>
        </w:rPr>
        <w:t xml:space="preserve"> (1992).</w:t>
      </w:r>
    </w:p>
    <w:p w14:paraId="2DB01162" w14:textId="77777777" w:rsidR="00F5188B" w:rsidRPr="008B230D" w:rsidRDefault="002815C8" w:rsidP="00481945">
      <w:pPr>
        <w:pStyle w:val="NormalWeb"/>
        <w:numPr>
          <w:ilvl w:val="0"/>
          <w:numId w:val="1"/>
        </w:numPr>
        <w:spacing w:after="0" w:afterAutospacing="0"/>
        <w:rPr>
          <w:rFonts w:ascii="Helvetica" w:hAnsi="Helvetica"/>
        </w:rPr>
      </w:pPr>
      <w:r w:rsidRPr="008B230D">
        <w:rPr>
          <w:rFonts w:ascii="Helvetica" w:hAnsi="Helvetica"/>
        </w:rPr>
        <w:t xml:space="preserve">D. Kempe, J. Kleinberg, and E. </w:t>
      </w:r>
      <w:proofErr w:type="spellStart"/>
      <w:r w:rsidRPr="008B230D">
        <w:rPr>
          <w:rFonts w:ascii="Helvetica" w:hAnsi="Helvetica"/>
        </w:rPr>
        <w:t>Tardos</w:t>
      </w:r>
      <w:proofErr w:type="spellEnd"/>
      <w:r w:rsidRPr="008B230D">
        <w:rPr>
          <w:rFonts w:ascii="Helvetica" w:hAnsi="Helvetica"/>
        </w:rPr>
        <w:t xml:space="preserve">. Maximizing the Spread of Influence through a Social Network. </w:t>
      </w:r>
      <w:r w:rsidRPr="008B230D">
        <w:rPr>
          <w:rFonts w:ascii="Helvetica" w:hAnsi="Helvetica"/>
          <w:i/>
          <w:iCs/>
        </w:rPr>
        <w:t>Proceedings of the ninth ACM SIGKDD international conference on Knowledge discovery and data mining</w:t>
      </w:r>
      <w:r w:rsidRPr="008B230D">
        <w:rPr>
          <w:rFonts w:ascii="Helvetica" w:hAnsi="Helvetica"/>
        </w:rPr>
        <w:t>. ACM, 2003.</w:t>
      </w:r>
    </w:p>
    <w:p w14:paraId="01B9C939" w14:textId="38A1AE7F" w:rsidR="00F5188B" w:rsidRPr="008B230D" w:rsidRDefault="002815C8" w:rsidP="00437052">
      <w:pPr>
        <w:pStyle w:val="NormalWeb"/>
        <w:numPr>
          <w:ilvl w:val="0"/>
          <w:numId w:val="1"/>
        </w:numPr>
        <w:spacing w:after="0" w:afterAutospacing="0"/>
        <w:rPr>
          <w:rFonts w:ascii="Helvetica" w:hAnsi="Helvetica"/>
        </w:rPr>
      </w:pPr>
      <w:r w:rsidRPr="00481945">
        <w:rPr>
          <w:rFonts w:ascii="Helvetica" w:hAnsi="Helvetica"/>
          <w:color w:val="222222"/>
          <w:shd w:val="clear" w:color="auto" w:fill="FFFFFF"/>
        </w:rPr>
        <w:t xml:space="preserve">D. </w:t>
      </w:r>
      <w:proofErr w:type="spellStart"/>
      <w:r w:rsidRPr="00481945">
        <w:rPr>
          <w:rFonts w:ascii="Helvetica" w:hAnsi="Helvetica"/>
          <w:color w:val="222222"/>
          <w:shd w:val="clear" w:color="auto" w:fill="FFFFFF"/>
        </w:rPr>
        <w:t>Centola</w:t>
      </w:r>
      <w:proofErr w:type="spellEnd"/>
      <w:r w:rsidRPr="00481945">
        <w:rPr>
          <w:rFonts w:ascii="Helvetica" w:hAnsi="Helvetica"/>
          <w:color w:val="222222"/>
          <w:shd w:val="clear" w:color="auto" w:fill="FFFFFF"/>
        </w:rPr>
        <w:t xml:space="preserve">, M. Macy, Complex Contagions and the Weakness of Long Ties. </w:t>
      </w:r>
      <w:r w:rsidRPr="00481945">
        <w:rPr>
          <w:rFonts w:ascii="Helvetica" w:hAnsi="Helvetica"/>
          <w:i/>
          <w:iCs/>
          <w:color w:val="222222"/>
          <w:shd w:val="clear" w:color="auto" w:fill="FFFFFF"/>
        </w:rPr>
        <w:t xml:space="preserve">Am. J </w:t>
      </w:r>
      <w:proofErr w:type="spellStart"/>
      <w:r w:rsidRPr="00481945">
        <w:rPr>
          <w:rFonts w:ascii="Helvetica" w:hAnsi="Helvetica"/>
          <w:i/>
          <w:iCs/>
          <w:color w:val="222222"/>
          <w:shd w:val="clear" w:color="auto" w:fill="FFFFFF"/>
        </w:rPr>
        <w:t>Sociol</w:t>
      </w:r>
      <w:proofErr w:type="spellEnd"/>
      <w:r w:rsidRPr="00481945">
        <w:rPr>
          <w:rFonts w:ascii="Helvetica" w:hAnsi="Helvetica"/>
          <w:i/>
          <w:iCs/>
          <w:color w:val="222222"/>
          <w:shd w:val="clear" w:color="auto" w:fill="FFFFFF"/>
        </w:rPr>
        <w:t>.</w:t>
      </w:r>
      <w:r w:rsidRPr="00481945">
        <w:rPr>
          <w:rFonts w:ascii="Helvetica" w:hAnsi="Helvetica"/>
          <w:iCs/>
          <w:color w:val="222222"/>
          <w:shd w:val="clear" w:color="auto" w:fill="FFFFFF"/>
        </w:rPr>
        <w:t xml:space="preserve"> </w:t>
      </w:r>
      <w:r w:rsidRPr="00481945">
        <w:rPr>
          <w:rFonts w:ascii="Helvetica" w:hAnsi="Helvetica"/>
          <w:b/>
          <w:iCs/>
          <w:color w:val="222222"/>
          <w:shd w:val="clear" w:color="auto" w:fill="FFFFFF"/>
        </w:rPr>
        <w:t xml:space="preserve">113 </w:t>
      </w:r>
      <w:r w:rsidRPr="00481945">
        <w:rPr>
          <w:rFonts w:ascii="Helvetica" w:hAnsi="Helvetica"/>
          <w:iCs/>
          <w:color w:val="222222"/>
          <w:shd w:val="clear" w:color="auto" w:fill="FFFFFF"/>
        </w:rPr>
        <w:t>702-734 (2007).</w:t>
      </w:r>
    </w:p>
    <w:p w14:paraId="5D4BB61E" w14:textId="57DBA113" w:rsidR="00F5188B" w:rsidRPr="004200CF" w:rsidRDefault="002815C8" w:rsidP="00481945">
      <w:pPr>
        <w:pStyle w:val="NormalWeb"/>
        <w:numPr>
          <w:ilvl w:val="0"/>
          <w:numId w:val="1"/>
        </w:numPr>
        <w:spacing w:after="0" w:afterAutospacing="0"/>
        <w:rPr>
          <w:rFonts w:ascii="Helvetica" w:hAnsi="Helvetica"/>
        </w:rPr>
      </w:pPr>
      <w:r w:rsidRPr="008B230D">
        <w:rPr>
          <w:rFonts w:ascii="Helvetica" w:hAnsi="Helvetica"/>
        </w:rPr>
        <w:t xml:space="preserve">J. Travers and S. Milgram. An Experimental Study of the Small World Problem. </w:t>
      </w:r>
      <w:r w:rsidRPr="008B230D">
        <w:rPr>
          <w:rFonts w:ascii="Helvetica" w:hAnsi="Helvetica"/>
          <w:i/>
        </w:rPr>
        <w:t>Sociometry</w:t>
      </w:r>
      <w:r w:rsidR="007C3957" w:rsidRPr="008B230D">
        <w:rPr>
          <w:rFonts w:ascii="Helvetica" w:hAnsi="Helvetica"/>
          <w:i/>
        </w:rPr>
        <w:t>.</w:t>
      </w:r>
      <w:r w:rsidR="007C3957" w:rsidRPr="008B230D">
        <w:rPr>
          <w:rFonts w:ascii="Helvetica" w:hAnsi="Helvetica"/>
        </w:rPr>
        <w:t xml:space="preserve"> </w:t>
      </w:r>
      <w:r w:rsidR="007C3957" w:rsidRPr="00481945">
        <w:rPr>
          <w:rFonts w:ascii="Helvetica" w:hAnsi="Helvetica"/>
          <w:b/>
        </w:rPr>
        <w:t>32</w:t>
      </w:r>
      <w:r w:rsidR="007C3957" w:rsidRPr="008B230D">
        <w:rPr>
          <w:rFonts w:ascii="Helvetica" w:hAnsi="Helvetica"/>
        </w:rPr>
        <w:t xml:space="preserve"> 425-443 (1969).</w:t>
      </w:r>
    </w:p>
    <w:p w14:paraId="6C8D4168" w14:textId="23DD564F" w:rsidR="00F5188B" w:rsidRPr="008B230D" w:rsidRDefault="00F5188B">
      <w:pPr>
        <w:pStyle w:val="NormalWeb"/>
        <w:numPr>
          <w:ilvl w:val="0"/>
          <w:numId w:val="1"/>
        </w:numPr>
        <w:spacing w:after="240"/>
        <w:rPr>
          <w:rFonts w:ascii="Helvetica" w:hAnsi="Helvetica"/>
        </w:rPr>
      </w:pPr>
      <w:r w:rsidRPr="008B230D">
        <w:rPr>
          <w:rFonts w:ascii="Helvetica" w:hAnsi="Helvetica"/>
        </w:rPr>
        <w:t xml:space="preserve">J. Lorenz et al. How social influence can undermine the wisdom of crowd effect. </w:t>
      </w:r>
      <w:r w:rsidRPr="008B230D">
        <w:rPr>
          <w:rFonts w:ascii="Helvetica" w:hAnsi="Helvetica"/>
          <w:i/>
        </w:rPr>
        <w:t xml:space="preserve">PNAS </w:t>
      </w:r>
      <w:r w:rsidRPr="00481945">
        <w:rPr>
          <w:rFonts w:ascii="Helvetica" w:hAnsi="Helvetica"/>
          <w:b/>
        </w:rPr>
        <w:t>108</w:t>
      </w:r>
      <w:r w:rsidRPr="00481945">
        <w:rPr>
          <w:rFonts w:ascii="Helvetica" w:hAnsi="Helvetica"/>
        </w:rPr>
        <w:t xml:space="preserve"> </w:t>
      </w:r>
      <w:r w:rsidRPr="00481945">
        <w:rPr>
          <w:rFonts w:ascii="Courier New" w:hAnsi="Courier New" w:cs="Courier New"/>
        </w:rPr>
        <w:t>﻿</w:t>
      </w:r>
      <w:r w:rsidRPr="00481945">
        <w:rPr>
          <w:rFonts w:ascii="Helvetica" w:hAnsi="Helvetica"/>
        </w:rPr>
        <w:t>9020-9025</w:t>
      </w:r>
      <w:r w:rsidRPr="008B230D">
        <w:rPr>
          <w:rFonts w:ascii="Helvetica" w:hAnsi="Helvetica"/>
        </w:rPr>
        <w:t xml:space="preserve"> (2011).</w:t>
      </w:r>
    </w:p>
    <w:p w14:paraId="7D44EA0A" w14:textId="46218AE4" w:rsidR="00107378" w:rsidRPr="008B230D" w:rsidRDefault="00107378">
      <w:pPr>
        <w:pStyle w:val="NormalWeb"/>
        <w:numPr>
          <w:ilvl w:val="0"/>
          <w:numId w:val="1"/>
        </w:numPr>
        <w:spacing w:after="240"/>
        <w:rPr>
          <w:rFonts w:ascii="Helvetica" w:hAnsi="Helvetica"/>
        </w:rPr>
      </w:pPr>
      <w:r w:rsidRPr="008B230D">
        <w:rPr>
          <w:rFonts w:ascii="Helvetica" w:hAnsi="Helvetica"/>
        </w:rPr>
        <w:t>L. Muchnik, S. Aral</w:t>
      </w:r>
      <w:r w:rsidR="006D6F2F">
        <w:rPr>
          <w:rFonts w:ascii="Helvetica" w:hAnsi="Helvetica"/>
        </w:rPr>
        <w:t>,</w:t>
      </w:r>
      <w:r w:rsidRPr="008B230D">
        <w:rPr>
          <w:rFonts w:ascii="Helvetica" w:hAnsi="Helvetica"/>
        </w:rPr>
        <w:t xml:space="preserve"> and S. Taylor. Social Influence Bias: A Randomized Experiment. </w:t>
      </w:r>
      <w:r w:rsidRPr="00481945">
        <w:rPr>
          <w:rFonts w:ascii="Helvetica" w:hAnsi="Helvetica"/>
          <w:i/>
        </w:rPr>
        <w:t>Science</w:t>
      </w:r>
      <w:r w:rsidRPr="008B230D">
        <w:rPr>
          <w:rFonts w:ascii="Helvetica" w:hAnsi="Helvetica"/>
        </w:rPr>
        <w:t xml:space="preserve"> </w:t>
      </w:r>
      <w:r w:rsidRPr="00481945">
        <w:rPr>
          <w:rFonts w:ascii="Helvetica" w:hAnsi="Helvetica"/>
          <w:b/>
        </w:rPr>
        <w:t>341</w:t>
      </w:r>
      <w:r w:rsidRPr="008B230D">
        <w:rPr>
          <w:rFonts w:ascii="Helvetica" w:hAnsi="Helvetica"/>
        </w:rPr>
        <w:t xml:space="preserve"> 647-651 (2013).</w:t>
      </w:r>
    </w:p>
    <w:p w14:paraId="3105DB62" w14:textId="70064C59" w:rsidR="00107378" w:rsidRPr="00481945" w:rsidRDefault="00F5188B">
      <w:pPr>
        <w:pStyle w:val="NormalWeb"/>
        <w:numPr>
          <w:ilvl w:val="0"/>
          <w:numId w:val="1"/>
        </w:numPr>
        <w:spacing w:after="240"/>
        <w:rPr>
          <w:rFonts w:ascii="Helvetica" w:hAnsi="Helvetica"/>
        </w:rPr>
      </w:pPr>
      <w:r w:rsidRPr="008B230D">
        <w:rPr>
          <w:rFonts w:ascii="Helvetica" w:hAnsi="Helvetica"/>
          <w:bCs/>
        </w:rPr>
        <w:t xml:space="preserve">D. </w:t>
      </w:r>
      <w:r w:rsidR="00C6464E" w:rsidRPr="00481945">
        <w:rPr>
          <w:rFonts w:ascii="Helvetica" w:hAnsi="Helvetica"/>
          <w:bCs/>
        </w:rPr>
        <w:t>Rand</w:t>
      </w:r>
      <w:r w:rsidR="00C6464E" w:rsidRPr="008B230D">
        <w:rPr>
          <w:rFonts w:ascii="Helvetica" w:hAnsi="Helvetica"/>
        </w:rPr>
        <w:t xml:space="preserve">, </w:t>
      </w:r>
      <w:r w:rsidRPr="008B230D">
        <w:rPr>
          <w:rFonts w:ascii="Helvetica" w:hAnsi="Helvetica"/>
        </w:rPr>
        <w:t xml:space="preserve">S. </w:t>
      </w:r>
      <w:proofErr w:type="spellStart"/>
      <w:r w:rsidR="00C6464E" w:rsidRPr="00481945">
        <w:rPr>
          <w:rFonts w:ascii="Helvetica" w:hAnsi="Helvetica"/>
          <w:bCs/>
        </w:rPr>
        <w:t>Arbesman</w:t>
      </w:r>
      <w:proofErr w:type="spellEnd"/>
      <w:r w:rsidR="00C6464E" w:rsidRPr="008B230D">
        <w:rPr>
          <w:rFonts w:ascii="Helvetica" w:hAnsi="Helvetica"/>
        </w:rPr>
        <w:t xml:space="preserve">, and </w:t>
      </w:r>
      <w:r w:rsidRPr="008B230D">
        <w:rPr>
          <w:rFonts w:ascii="Helvetica" w:hAnsi="Helvetica"/>
        </w:rPr>
        <w:t xml:space="preserve">N. </w:t>
      </w:r>
      <w:r w:rsidR="00C6464E" w:rsidRPr="00481945">
        <w:rPr>
          <w:rFonts w:ascii="Helvetica" w:hAnsi="Helvetica"/>
          <w:bCs/>
        </w:rPr>
        <w:t>Christakis</w:t>
      </w:r>
      <w:r w:rsidRPr="008B230D">
        <w:rPr>
          <w:rFonts w:ascii="Helvetica" w:hAnsi="Helvetica"/>
        </w:rPr>
        <w:t>.</w:t>
      </w:r>
      <w:r w:rsidR="00C6464E" w:rsidRPr="008B230D">
        <w:rPr>
          <w:rFonts w:ascii="Helvetica" w:hAnsi="Helvetica"/>
        </w:rPr>
        <w:t xml:space="preserve"> Dynamic Social Networks Promote Cooperation in Experiments with Humans</w:t>
      </w:r>
      <w:r w:rsidRPr="008B230D">
        <w:rPr>
          <w:rFonts w:ascii="Helvetica" w:hAnsi="Helvetica"/>
        </w:rPr>
        <w:t>.</w:t>
      </w:r>
      <w:r w:rsidR="00C6464E" w:rsidRPr="008B230D">
        <w:rPr>
          <w:rFonts w:ascii="Helvetica" w:hAnsi="Helvetica"/>
        </w:rPr>
        <w:t xml:space="preserve"> </w:t>
      </w:r>
      <w:r w:rsidRPr="008B230D">
        <w:rPr>
          <w:rFonts w:ascii="Helvetica" w:hAnsi="Helvetica"/>
          <w:i/>
          <w:iCs/>
        </w:rPr>
        <w:t xml:space="preserve">PNAS </w:t>
      </w:r>
      <w:r w:rsidRPr="00481945">
        <w:rPr>
          <w:rFonts w:ascii="Helvetica" w:hAnsi="Helvetica"/>
          <w:b/>
          <w:iCs/>
        </w:rPr>
        <w:t>108</w:t>
      </w:r>
      <w:r w:rsidRPr="008B230D">
        <w:rPr>
          <w:rFonts w:ascii="Helvetica" w:hAnsi="Helvetica"/>
          <w:b/>
          <w:iCs/>
        </w:rPr>
        <w:t xml:space="preserve"> </w:t>
      </w:r>
      <w:r w:rsidRPr="008B230D">
        <w:rPr>
          <w:rFonts w:ascii="Courier New" w:hAnsi="Courier New" w:cs="Courier New"/>
          <w:b/>
          <w:iCs/>
        </w:rPr>
        <w:t>﻿</w:t>
      </w:r>
      <w:r w:rsidRPr="00481945">
        <w:rPr>
          <w:rFonts w:ascii="Helvetica" w:hAnsi="Helvetica"/>
          <w:iCs/>
        </w:rPr>
        <w:t>19193-19198</w:t>
      </w:r>
      <w:r w:rsidRPr="008B230D">
        <w:rPr>
          <w:rFonts w:ascii="Helvetica" w:hAnsi="Helvetica"/>
          <w:i/>
          <w:iCs/>
        </w:rPr>
        <w:t xml:space="preserve"> </w:t>
      </w:r>
      <w:r w:rsidRPr="008B230D">
        <w:rPr>
          <w:rFonts w:ascii="Helvetica" w:hAnsi="Helvetica"/>
        </w:rPr>
        <w:t>(2011)</w:t>
      </w:r>
    </w:p>
    <w:p w14:paraId="15DE3BC4" w14:textId="10445E15" w:rsidR="00F5188B" w:rsidRPr="00481945" w:rsidRDefault="009A40B4">
      <w:pPr>
        <w:pStyle w:val="NormalWeb"/>
        <w:numPr>
          <w:ilvl w:val="0"/>
          <w:numId w:val="1"/>
        </w:numPr>
        <w:spacing w:after="240"/>
        <w:rPr>
          <w:rFonts w:ascii="Helvetica" w:hAnsi="Helvetica"/>
        </w:rPr>
      </w:pPr>
      <w:r w:rsidRPr="008B230D">
        <w:rPr>
          <w:rFonts w:ascii="Helvetica" w:hAnsi="Helvetica"/>
          <w:bCs/>
        </w:rPr>
        <w:t xml:space="preserve">S. </w:t>
      </w:r>
      <w:r w:rsidR="00F5188B" w:rsidRPr="00481945">
        <w:rPr>
          <w:rFonts w:ascii="Helvetica" w:hAnsi="Helvetica"/>
          <w:bCs/>
        </w:rPr>
        <w:t>Suri</w:t>
      </w:r>
      <w:r w:rsidR="00F5188B" w:rsidRPr="008B230D">
        <w:rPr>
          <w:rFonts w:ascii="Helvetica" w:hAnsi="Helvetica"/>
        </w:rPr>
        <w:t xml:space="preserve"> and </w:t>
      </w:r>
      <w:r w:rsidRPr="008B230D">
        <w:rPr>
          <w:rFonts w:ascii="Helvetica" w:hAnsi="Helvetica"/>
        </w:rPr>
        <w:t xml:space="preserve">D. </w:t>
      </w:r>
      <w:r w:rsidR="00F5188B" w:rsidRPr="00481945">
        <w:rPr>
          <w:rFonts w:ascii="Helvetica" w:hAnsi="Helvetica"/>
          <w:bCs/>
        </w:rPr>
        <w:t>Watts</w:t>
      </w:r>
      <w:r w:rsidRPr="008B230D">
        <w:rPr>
          <w:rFonts w:ascii="Helvetica" w:hAnsi="Helvetica"/>
          <w:bCs/>
        </w:rPr>
        <w:t>.</w:t>
      </w:r>
      <w:r w:rsidRPr="008B230D">
        <w:rPr>
          <w:rFonts w:ascii="Helvetica" w:hAnsi="Helvetica"/>
        </w:rPr>
        <w:t xml:space="preserve"> </w:t>
      </w:r>
      <w:r w:rsidR="00F5188B" w:rsidRPr="008B230D">
        <w:rPr>
          <w:rFonts w:ascii="Helvetica" w:hAnsi="Helvetica"/>
        </w:rPr>
        <w:t>Cooperation and Contagion in Web-Based, Networked Public Goods Experiments</w:t>
      </w:r>
      <w:r w:rsidRPr="008B230D">
        <w:rPr>
          <w:rFonts w:ascii="Helvetica" w:hAnsi="Helvetica"/>
        </w:rPr>
        <w:t>.</w:t>
      </w:r>
      <w:r w:rsidR="00F5188B" w:rsidRPr="008B230D">
        <w:rPr>
          <w:rFonts w:ascii="Helvetica" w:hAnsi="Helvetica"/>
        </w:rPr>
        <w:t xml:space="preserve"> </w:t>
      </w:r>
      <w:proofErr w:type="spellStart"/>
      <w:r w:rsidR="00F5188B" w:rsidRPr="008B230D">
        <w:rPr>
          <w:rFonts w:ascii="Helvetica" w:hAnsi="Helvetica"/>
          <w:i/>
          <w:iCs/>
        </w:rPr>
        <w:t>PLoS</w:t>
      </w:r>
      <w:proofErr w:type="spellEnd"/>
      <w:r w:rsidR="00F5188B" w:rsidRPr="008B230D">
        <w:rPr>
          <w:rFonts w:ascii="Helvetica" w:hAnsi="Helvetica"/>
          <w:i/>
          <w:iCs/>
        </w:rPr>
        <w:t xml:space="preserve"> ONE</w:t>
      </w:r>
      <w:r w:rsidRPr="008B230D">
        <w:rPr>
          <w:rFonts w:ascii="Helvetica" w:hAnsi="Helvetica"/>
          <w:i/>
          <w:iCs/>
        </w:rPr>
        <w:t xml:space="preserve"> </w:t>
      </w:r>
      <w:r w:rsidRPr="008B230D">
        <w:rPr>
          <w:rFonts w:ascii="Helvetica" w:hAnsi="Helvetica"/>
          <w:b/>
          <w:iCs/>
        </w:rPr>
        <w:t>6</w:t>
      </w:r>
      <w:r w:rsidRPr="008B230D">
        <w:rPr>
          <w:rFonts w:ascii="Helvetica" w:hAnsi="Helvetica"/>
          <w:iCs/>
        </w:rPr>
        <w:t xml:space="preserve"> </w:t>
      </w:r>
      <w:r w:rsidRPr="008B230D">
        <w:rPr>
          <w:rFonts w:ascii="Courier New" w:hAnsi="Courier New" w:cs="Courier New"/>
          <w:iCs/>
        </w:rPr>
        <w:t>﻿</w:t>
      </w:r>
      <w:r w:rsidRPr="008B230D">
        <w:rPr>
          <w:rFonts w:ascii="Helvetica" w:hAnsi="Helvetica"/>
          <w:iCs/>
        </w:rPr>
        <w:t>e16836 (2011)</w:t>
      </w:r>
    </w:p>
    <w:p w14:paraId="31681541" w14:textId="3C3D5F0B" w:rsidR="00107378" w:rsidRPr="008B230D" w:rsidRDefault="00107378">
      <w:pPr>
        <w:pStyle w:val="NormalWeb"/>
        <w:numPr>
          <w:ilvl w:val="0"/>
          <w:numId w:val="1"/>
        </w:numPr>
        <w:spacing w:after="240"/>
        <w:rPr>
          <w:rFonts w:ascii="Helvetica" w:hAnsi="Helvetica"/>
        </w:rPr>
      </w:pPr>
      <w:bookmarkStart w:id="72" w:name="OLE_LINK1"/>
      <w:bookmarkStart w:id="73" w:name="OLE_LINK2"/>
      <w:r w:rsidRPr="008B230D">
        <w:rPr>
          <w:rFonts w:ascii="Helvetica" w:hAnsi="Helvetica"/>
        </w:rPr>
        <w:t xml:space="preserve">D. </w:t>
      </w:r>
      <w:proofErr w:type="spellStart"/>
      <w:r w:rsidRPr="008B230D">
        <w:rPr>
          <w:rFonts w:ascii="Helvetica" w:hAnsi="Helvetica"/>
        </w:rPr>
        <w:t>Baldassarri</w:t>
      </w:r>
      <w:proofErr w:type="spellEnd"/>
      <w:r w:rsidRPr="008B230D">
        <w:rPr>
          <w:rFonts w:ascii="Helvetica" w:hAnsi="Helvetica"/>
        </w:rPr>
        <w:t xml:space="preserve">, P. </w:t>
      </w:r>
      <w:proofErr w:type="spellStart"/>
      <w:r w:rsidRPr="008B230D">
        <w:rPr>
          <w:rFonts w:ascii="Helvetica" w:hAnsi="Helvetica"/>
        </w:rPr>
        <w:t>Bearman</w:t>
      </w:r>
      <w:proofErr w:type="spellEnd"/>
      <w:r w:rsidRPr="008B230D">
        <w:rPr>
          <w:rFonts w:ascii="Helvetica" w:hAnsi="Helvetica"/>
        </w:rPr>
        <w:t xml:space="preserve">, Dynamics of political polarization. </w:t>
      </w:r>
      <w:r w:rsidRPr="008B230D">
        <w:rPr>
          <w:rFonts w:ascii="Helvetica" w:hAnsi="Helvetica"/>
          <w:i/>
        </w:rPr>
        <w:t xml:space="preserve">Am. </w:t>
      </w:r>
      <w:proofErr w:type="spellStart"/>
      <w:r w:rsidRPr="008B230D">
        <w:rPr>
          <w:rFonts w:ascii="Helvetica" w:hAnsi="Helvetica"/>
          <w:i/>
        </w:rPr>
        <w:t>Sociol</w:t>
      </w:r>
      <w:proofErr w:type="spellEnd"/>
      <w:r w:rsidRPr="008B230D">
        <w:rPr>
          <w:rFonts w:ascii="Helvetica" w:hAnsi="Helvetica"/>
          <w:i/>
        </w:rPr>
        <w:t>. Rev.</w:t>
      </w:r>
      <w:r w:rsidRPr="008B230D">
        <w:rPr>
          <w:rFonts w:ascii="Helvetica" w:hAnsi="Helvetica"/>
        </w:rPr>
        <w:t xml:space="preserve"> </w:t>
      </w:r>
      <w:r w:rsidRPr="008B230D">
        <w:rPr>
          <w:rFonts w:ascii="Helvetica" w:hAnsi="Helvetica"/>
          <w:b/>
        </w:rPr>
        <w:t>72</w:t>
      </w:r>
      <w:r w:rsidRPr="008B230D">
        <w:rPr>
          <w:rFonts w:ascii="Helvetica" w:hAnsi="Helvetica"/>
        </w:rPr>
        <w:t xml:space="preserve"> 784-811 (2007).</w:t>
      </w:r>
    </w:p>
    <w:p w14:paraId="4E873BF7" w14:textId="77777777" w:rsidR="00107378" w:rsidRPr="008B230D" w:rsidRDefault="00107378" w:rsidP="00481945">
      <w:pPr>
        <w:pStyle w:val="ListParagraph"/>
        <w:numPr>
          <w:ilvl w:val="0"/>
          <w:numId w:val="1"/>
        </w:numPr>
        <w:rPr>
          <w:rFonts w:ascii="Helvetica" w:eastAsia="Times New Roman" w:hAnsi="Helvetica"/>
          <w:sz w:val="24"/>
          <w:szCs w:val="24"/>
        </w:rPr>
      </w:pPr>
      <w:r w:rsidRPr="008B230D">
        <w:rPr>
          <w:rFonts w:ascii="Helvetica" w:eastAsia="Times New Roman" w:hAnsi="Helvetica"/>
          <w:iCs/>
          <w:color w:val="222222"/>
          <w:sz w:val="24"/>
          <w:szCs w:val="24"/>
          <w:shd w:val="clear" w:color="auto" w:fill="FFFFFF"/>
        </w:rPr>
        <w:t xml:space="preserve">D. </w:t>
      </w:r>
      <w:proofErr w:type="spellStart"/>
      <w:r w:rsidRPr="008B230D">
        <w:rPr>
          <w:rFonts w:ascii="Helvetica" w:eastAsia="Times New Roman" w:hAnsi="Helvetica"/>
          <w:iCs/>
          <w:color w:val="222222"/>
          <w:sz w:val="24"/>
          <w:szCs w:val="24"/>
          <w:shd w:val="clear" w:color="auto" w:fill="FFFFFF"/>
        </w:rPr>
        <w:t>DellaPosta</w:t>
      </w:r>
      <w:proofErr w:type="spellEnd"/>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i/>
          <w:iCs/>
          <w:color w:val="222222"/>
          <w:sz w:val="24"/>
          <w:szCs w:val="24"/>
          <w:shd w:val="clear" w:color="auto" w:fill="FFFFFF"/>
        </w:rPr>
        <w:t>et al.</w:t>
      </w:r>
      <w:r w:rsidRPr="008B230D">
        <w:rPr>
          <w:rFonts w:ascii="Helvetica" w:eastAsia="Times New Roman" w:hAnsi="Helvetica"/>
          <w:iCs/>
          <w:color w:val="222222"/>
          <w:sz w:val="24"/>
          <w:szCs w:val="24"/>
          <w:shd w:val="clear" w:color="auto" w:fill="FFFFFF"/>
        </w:rPr>
        <w:t xml:space="preserve">, Why do liberals drink lattes? </w:t>
      </w:r>
      <w:r w:rsidRPr="008B230D">
        <w:rPr>
          <w:rFonts w:ascii="Helvetica" w:eastAsia="Times New Roman" w:hAnsi="Helvetica"/>
          <w:i/>
          <w:iCs/>
          <w:color w:val="222222"/>
          <w:sz w:val="24"/>
          <w:szCs w:val="24"/>
          <w:shd w:val="clear" w:color="auto" w:fill="FFFFFF"/>
        </w:rPr>
        <w:t xml:space="preserve">AM. J. </w:t>
      </w:r>
      <w:proofErr w:type="spellStart"/>
      <w:r w:rsidRPr="008B230D">
        <w:rPr>
          <w:rFonts w:ascii="Helvetica" w:eastAsia="Times New Roman" w:hAnsi="Helvetica"/>
          <w:i/>
          <w:iCs/>
          <w:color w:val="222222"/>
          <w:sz w:val="24"/>
          <w:szCs w:val="24"/>
          <w:shd w:val="clear" w:color="auto" w:fill="FFFFFF"/>
        </w:rPr>
        <w:t>Sociol</w:t>
      </w:r>
      <w:proofErr w:type="spellEnd"/>
      <w:r w:rsidRPr="008B230D">
        <w:rPr>
          <w:rFonts w:ascii="Helvetica" w:eastAsia="Times New Roman" w:hAnsi="Helvetica"/>
          <w:i/>
          <w:iCs/>
          <w:color w:val="222222"/>
          <w:sz w:val="24"/>
          <w:szCs w:val="24"/>
          <w:shd w:val="clear" w:color="auto" w:fill="FFFFFF"/>
        </w:rPr>
        <w:t>.</w:t>
      </w:r>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b/>
          <w:iCs/>
          <w:color w:val="222222"/>
          <w:sz w:val="24"/>
          <w:szCs w:val="24"/>
          <w:shd w:val="clear" w:color="auto" w:fill="FFFFFF"/>
        </w:rPr>
        <w:t>120</w:t>
      </w:r>
      <w:r w:rsidRPr="008B230D">
        <w:rPr>
          <w:rFonts w:ascii="Helvetica" w:eastAsia="Times New Roman" w:hAnsi="Helvetica"/>
          <w:iCs/>
          <w:color w:val="222222"/>
          <w:sz w:val="24"/>
          <w:szCs w:val="24"/>
          <w:shd w:val="clear" w:color="auto" w:fill="FFFFFF"/>
        </w:rPr>
        <w:t xml:space="preserve"> 1473-1511 (2015).</w:t>
      </w:r>
    </w:p>
    <w:p w14:paraId="5132941E" w14:textId="77777777" w:rsidR="00107378" w:rsidRPr="008B230D" w:rsidRDefault="00107378" w:rsidP="00481945">
      <w:pPr>
        <w:pStyle w:val="ListParagraph"/>
        <w:numPr>
          <w:ilvl w:val="0"/>
          <w:numId w:val="1"/>
        </w:numPr>
        <w:rPr>
          <w:rFonts w:ascii="Helvetica" w:eastAsia="Times New Roman" w:hAnsi="Helvetica"/>
          <w:sz w:val="24"/>
          <w:szCs w:val="24"/>
        </w:rPr>
      </w:pPr>
      <w:r w:rsidRPr="008B230D">
        <w:rPr>
          <w:rFonts w:ascii="Helvetica" w:eastAsia="Times New Roman" w:hAnsi="Helvetica"/>
          <w:iCs/>
          <w:color w:val="222222"/>
          <w:sz w:val="24"/>
          <w:szCs w:val="24"/>
          <w:shd w:val="clear" w:color="auto" w:fill="FFFFFF"/>
        </w:rPr>
        <w:t xml:space="preserve">N. E. </w:t>
      </w:r>
      <w:proofErr w:type="spellStart"/>
      <w:r w:rsidRPr="008B230D">
        <w:rPr>
          <w:rFonts w:ascii="Helvetica" w:eastAsia="Times New Roman" w:hAnsi="Helvetica"/>
          <w:iCs/>
          <w:color w:val="222222"/>
          <w:sz w:val="24"/>
          <w:szCs w:val="24"/>
          <w:shd w:val="clear" w:color="auto" w:fill="FFFFFF"/>
        </w:rPr>
        <w:t>Friedkin</w:t>
      </w:r>
      <w:proofErr w:type="spellEnd"/>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i/>
          <w:iCs/>
          <w:color w:val="222222"/>
          <w:sz w:val="24"/>
          <w:szCs w:val="24"/>
          <w:shd w:val="clear" w:color="auto" w:fill="FFFFFF"/>
        </w:rPr>
        <w:t>et al.</w:t>
      </w:r>
      <w:r w:rsidRPr="008B230D">
        <w:rPr>
          <w:rFonts w:ascii="Helvetica" w:eastAsia="Times New Roman" w:hAnsi="Helvetica"/>
          <w:iCs/>
          <w:color w:val="222222"/>
          <w:sz w:val="24"/>
          <w:szCs w:val="24"/>
          <w:shd w:val="clear" w:color="auto" w:fill="FFFFFF"/>
        </w:rPr>
        <w:t xml:space="preserve">, Network science on belief system dynamics under logic constraints. </w:t>
      </w:r>
      <w:r w:rsidRPr="008B230D">
        <w:rPr>
          <w:rFonts w:ascii="Helvetica" w:eastAsia="Times New Roman" w:hAnsi="Helvetica"/>
          <w:i/>
          <w:iCs/>
          <w:color w:val="222222"/>
          <w:sz w:val="24"/>
          <w:szCs w:val="24"/>
          <w:shd w:val="clear" w:color="auto" w:fill="FFFFFF"/>
        </w:rPr>
        <w:t>Science.</w:t>
      </w:r>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b/>
          <w:iCs/>
          <w:color w:val="222222"/>
          <w:sz w:val="24"/>
          <w:szCs w:val="24"/>
          <w:shd w:val="clear" w:color="auto" w:fill="FFFFFF"/>
        </w:rPr>
        <w:t>345</w:t>
      </w:r>
      <w:r w:rsidRPr="008B230D">
        <w:rPr>
          <w:rFonts w:ascii="Helvetica" w:eastAsia="Times New Roman" w:hAnsi="Helvetica"/>
          <w:iCs/>
          <w:color w:val="222222"/>
          <w:sz w:val="24"/>
          <w:szCs w:val="24"/>
          <w:shd w:val="clear" w:color="auto" w:fill="FFFFFF"/>
        </w:rPr>
        <w:t>, 321-326 (2016).</w:t>
      </w:r>
    </w:p>
    <w:p w14:paraId="1C6914F3" w14:textId="77777777" w:rsidR="00107378" w:rsidRPr="008B230D" w:rsidRDefault="00107378" w:rsidP="00481945">
      <w:pPr>
        <w:pStyle w:val="ListParagraph"/>
        <w:numPr>
          <w:ilvl w:val="0"/>
          <w:numId w:val="1"/>
        </w:numPr>
        <w:rPr>
          <w:rFonts w:ascii="Helvetica" w:eastAsia="Times New Roman" w:hAnsi="Helvetica"/>
          <w:sz w:val="24"/>
          <w:szCs w:val="24"/>
        </w:rPr>
      </w:pPr>
      <w:r w:rsidRPr="008B230D">
        <w:rPr>
          <w:rFonts w:ascii="Helvetica" w:eastAsia="Times New Roman" w:hAnsi="Helvetica"/>
          <w:sz w:val="24"/>
          <w:szCs w:val="24"/>
        </w:rPr>
        <w:t xml:space="preserve">A. Goldberg, S. Stein, Beyond Social Contagion: Associative Diffusion and the Emergence of Cultural Variation. </w:t>
      </w:r>
      <w:r w:rsidRPr="008B230D">
        <w:rPr>
          <w:rFonts w:ascii="Helvetica" w:eastAsia="Times New Roman" w:hAnsi="Helvetica"/>
          <w:i/>
          <w:sz w:val="24"/>
          <w:szCs w:val="24"/>
        </w:rPr>
        <w:t xml:space="preserve">Am. </w:t>
      </w:r>
      <w:proofErr w:type="spellStart"/>
      <w:r w:rsidRPr="008B230D">
        <w:rPr>
          <w:rFonts w:ascii="Helvetica" w:eastAsia="Times New Roman" w:hAnsi="Helvetica"/>
          <w:i/>
          <w:sz w:val="24"/>
          <w:szCs w:val="24"/>
        </w:rPr>
        <w:t>Sociol</w:t>
      </w:r>
      <w:proofErr w:type="spellEnd"/>
      <w:r w:rsidRPr="008B230D">
        <w:rPr>
          <w:rFonts w:ascii="Helvetica" w:eastAsia="Times New Roman" w:hAnsi="Helvetica"/>
          <w:i/>
          <w:sz w:val="24"/>
          <w:szCs w:val="24"/>
        </w:rPr>
        <w:t>. Rev.</w:t>
      </w:r>
      <w:r w:rsidRPr="008B230D">
        <w:rPr>
          <w:rFonts w:ascii="Helvetica" w:eastAsia="Times New Roman" w:hAnsi="Helvetica"/>
          <w:b/>
          <w:sz w:val="24"/>
          <w:szCs w:val="24"/>
        </w:rPr>
        <w:t xml:space="preserve"> 83</w:t>
      </w:r>
      <w:r w:rsidRPr="008B230D">
        <w:rPr>
          <w:rFonts w:ascii="Helvetica" w:eastAsia="Times New Roman" w:hAnsi="Helvetica"/>
          <w:sz w:val="24"/>
          <w:szCs w:val="24"/>
        </w:rPr>
        <w:t xml:space="preserve"> 897-932 (2018).</w:t>
      </w:r>
    </w:p>
    <w:p w14:paraId="49906CE0" w14:textId="37ABBC02" w:rsidR="00497C93" w:rsidRPr="008B230D" w:rsidRDefault="00107378" w:rsidP="00481945">
      <w:pPr>
        <w:pStyle w:val="NormalWeb"/>
        <w:numPr>
          <w:ilvl w:val="0"/>
          <w:numId w:val="1"/>
        </w:numPr>
        <w:spacing w:after="240"/>
        <w:rPr>
          <w:rFonts w:ascii="Helvetica" w:hAnsi="Helvetica"/>
        </w:rPr>
      </w:pPr>
      <w:r w:rsidRPr="008B230D">
        <w:rPr>
          <w:rFonts w:ascii="Helvetica" w:hAnsi="Helvetica"/>
        </w:rPr>
        <w:t xml:space="preserve">C. T. Butts, Why I know but don’t believe. </w:t>
      </w:r>
      <w:r w:rsidRPr="008B230D">
        <w:rPr>
          <w:rFonts w:ascii="Helvetica" w:hAnsi="Helvetica"/>
          <w:i/>
        </w:rPr>
        <w:t>Science.</w:t>
      </w:r>
      <w:r w:rsidRPr="008B230D">
        <w:rPr>
          <w:rFonts w:ascii="Helvetica" w:hAnsi="Helvetica"/>
        </w:rPr>
        <w:t xml:space="preserve"> </w:t>
      </w:r>
      <w:r w:rsidRPr="008B230D">
        <w:rPr>
          <w:rFonts w:ascii="Helvetica" w:hAnsi="Helvetica"/>
          <w:b/>
        </w:rPr>
        <w:t>354</w:t>
      </w:r>
      <w:r w:rsidRPr="008B230D">
        <w:rPr>
          <w:rFonts w:ascii="Helvetica" w:hAnsi="Helvetica"/>
        </w:rPr>
        <w:t xml:space="preserve"> 286-287 (2016).</w:t>
      </w:r>
    </w:p>
    <w:p w14:paraId="336A0600" w14:textId="77777777" w:rsidR="00072E95" w:rsidRPr="00481945" w:rsidRDefault="00072E95" w:rsidP="00481945">
      <w:pPr>
        <w:pStyle w:val="ListParagraph"/>
        <w:numPr>
          <w:ilvl w:val="0"/>
          <w:numId w:val="1"/>
        </w:numPr>
        <w:rPr>
          <w:rFonts w:ascii="Helvetica" w:eastAsia="Times New Roman" w:hAnsi="Helvetica"/>
          <w:sz w:val="24"/>
          <w:szCs w:val="24"/>
        </w:rPr>
      </w:pPr>
      <w:r w:rsidRPr="00481945">
        <w:rPr>
          <w:rFonts w:ascii="Helvetica" w:eastAsia="Times New Roman" w:hAnsi="Helvetica"/>
          <w:sz w:val="24"/>
          <w:szCs w:val="24"/>
        </w:rPr>
        <w:t xml:space="preserve">S. E. </w:t>
      </w:r>
      <w:proofErr w:type="spellStart"/>
      <w:r w:rsidRPr="00481945">
        <w:rPr>
          <w:rFonts w:ascii="Helvetica" w:eastAsia="Times New Roman" w:hAnsi="Helvetica"/>
          <w:sz w:val="24"/>
          <w:szCs w:val="24"/>
        </w:rPr>
        <w:t>Parsegov</w:t>
      </w:r>
      <w:proofErr w:type="spellEnd"/>
      <w:r w:rsidRPr="00481945">
        <w:rPr>
          <w:rFonts w:ascii="Helvetica" w:eastAsia="Times New Roman" w:hAnsi="Helvetica"/>
          <w:sz w:val="24"/>
          <w:szCs w:val="24"/>
        </w:rPr>
        <w:t xml:space="preserve"> </w:t>
      </w:r>
      <w:r w:rsidRPr="00481945">
        <w:rPr>
          <w:rFonts w:ascii="Helvetica" w:eastAsia="Times New Roman" w:hAnsi="Helvetica"/>
          <w:i/>
          <w:sz w:val="24"/>
          <w:szCs w:val="24"/>
        </w:rPr>
        <w:t>et al.</w:t>
      </w:r>
      <w:r w:rsidRPr="00481945">
        <w:rPr>
          <w:rFonts w:ascii="Helvetica" w:eastAsia="Times New Roman" w:hAnsi="Helvetica"/>
          <w:sz w:val="24"/>
          <w:szCs w:val="24"/>
        </w:rPr>
        <w:t xml:space="preserve">, Novel Multidimensional Models of Opinion Dynamics in Social Networks. IEEE Trans. Automat. Contr. </w:t>
      </w:r>
      <w:r w:rsidRPr="00481945">
        <w:rPr>
          <w:rFonts w:ascii="Helvetica" w:eastAsia="Times New Roman" w:hAnsi="Helvetica"/>
          <w:b/>
          <w:sz w:val="24"/>
          <w:szCs w:val="24"/>
        </w:rPr>
        <w:t>62</w:t>
      </w:r>
      <w:r w:rsidRPr="00481945">
        <w:rPr>
          <w:rFonts w:ascii="Helvetica" w:eastAsia="Times New Roman" w:hAnsi="Helvetica"/>
          <w:sz w:val="24"/>
          <w:szCs w:val="24"/>
        </w:rPr>
        <w:t xml:space="preserve"> 2270-2285 (2017).</w:t>
      </w:r>
    </w:p>
    <w:bookmarkEnd w:id="72"/>
    <w:bookmarkEnd w:id="73"/>
    <w:p w14:paraId="05750871" w14:textId="3E3E2C0D" w:rsidR="00072E95" w:rsidRPr="008B230D" w:rsidRDefault="00072E95" w:rsidP="00481945">
      <w:pPr>
        <w:pStyle w:val="ListParagraph"/>
        <w:numPr>
          <w:ilvl w:val="0"/>
          <w:numId w:val="1"/>
        </w:numPr>
        <w:rPr>
          <w:rFonts w:ascii="Helvetica" w:eastAsia="Times New Roman" w:hAnsi="Helvetica"/>
          <w:sz w:val="24"/>
          <w:szCs w:val="24"/>
        </w:rPr>
      </w:pPr>
      <w:r w:rsidRPr="00481945">
        <w:rPr>
          <w:rFonts w:ascii="Helvetica" w:eastAsia="Times New Roman" w:hAnsi="Helvetica"/>
          <w:sz w:val="24"/>
          <w:szCs w:val="24"/>
        </w:rPr>
        <w:t xml:space="preserve">F. </w:t>
      </w:r>
      <w:proofErr w:type="spellStart"/>
      <w:r w:rsidRPr="00481945">
        <w:rPr>
          <w:rFonts w:ascii="Helvetica" w:eastAsia="Times New Roman" w:hAnsi="Helvetica"/>
          <w:sz w:val="24"/>
          <w:szCs w:val="24"/>
        </w:rPr>
        <w:t>Xiong</w:t>
      </w:r>
      <w:proofErr w:type="spellEnd"/>
      <w:r w:rsidRPr="00481945">
        <w:rPr>
          <w:rFonts w:ascii="Helvetica" w:eastAsia="Times New Roman" w:hAnsi="Helvetica"/>
          <w:sz w:val="24"/>
          <w:szCs w:val="24"/>
        </w:rPr>
        <w:t xml:space="preserve"> </w:t>
      </w:r>
      <w:r w:rsidRPr="00481945">
        <w:rPr>
          <w:rFonts w:ascii="Helvetica" w:eastAsia="Times New Roman" w:hAnsi="Helvetica"/>
          <w:i/>
          <w:sz w:val="24"/>
          <w:szCs w:val="24"/>
        </w:rPr>
        <w:t>et al.</w:t>
      </w:r>
      <w:r w:rsidRPr="00481945">
        <w:rPr>
          <w:rFonts w:ascii="Helvetica" w:eastAsia="Times New Roman" w:hAnsi="Helvetica"/>
          <w:sz w:val="24"/>
          <w:szCs w:val="24"/>
        </w:rPr>
        <w:t xml:space="preserve"> Analysis and application of opinion model with multiple topic interactions. </w:t>
      </w:r>
      <w:r w:rsidRPr="00481945">
        <w:rPr>
          <w:rFonts w:ascii="Helvetica" w:eastAsia="Times New Roman" w:hAnsi="Helvetica"/>
          <w:i/>
          <w:sz w:val="24"/>
          <w:szCs w:val="24"/>
        </w:rPr>
        <w:t>Chaos.</w:t>
      </w:r>
      <w:r w:rsidRPr="00481945">
        <w:rPr>
          <w:rFonts w:ascii="Helvetica" w:eastAsia="Times New Roman" w:hAnsi="Helvetica"/>
          <w:sz w:val="24"/>
          <w:szCs w:val="24"/>
        </w:rPr>
        <w:t xml:space="preserve"> </w:t>
      </w:r>
      <w:r w:rsidRPr="00481945">
        <w:rPr>
          <w:rFonts w:ascii="Helvetica" w:eastAsia="Times New Roman" w:hAnsi="Helvetica"/>
          <w:b/>
          <w:sz w:val="24"/>
          <w:szCs w:val="24"/>
        </w:rPr>
        <w:t>27</w:t>
      </w:r>
      <w:r w:rsidRPr="00481945">
        <w:rPr>
          <w:rFonts w:ascii="Helvetica" w:eastAsia="Times New Roman" w:hAnsi="Helvetica"/>
          <w:sz w:val="24"/>
          <w:szCs w:val="24"/>
        </w:rPr>
        <w:t xml:space="preserve"> 083113 (2017).</w:t>
      </w:r>
    </w:p>
    <w:p w14:paraId="5C253BBF" w14:textId="77777777" w:rsidR="00107378" w:rsidRPr="008B230D" w:rsidRDefault="00107378" w:rsidP="00481945">
      <w:pPr>
        <w:pStyle w:val="ListParagraph"/>
        <w:numPr>
          <w:ilvl w:val="0"/>
          <w:numId w:val="1"/>
        </w:numPr>
        <w:rPr>
          <w:rFonts w:ascii="Helvetica" w:eastAsia="Times New Roman" w:hAnsi="Helvetica"/>
          <w:sz w:val="24"/>
          <w:szCs w:val="24"/>
        </w:rPr>
      </w:pPr>
      <w:r w:rsidRPr="008B230D">
        <w:rPr>
          <w:rFonts w:ascii="Helvetica" w:eastAsia="Times New Roman" w:hAnsi="Helvetica"/>
          <w:sz w:val="24"/>
          <w:szCs w:val="24"/>
        </w:rPr>
        <w:t xml:space="preserve">A. M. Collins, E. F. Loftus, A Spreading-Activation Theory of Semantic Processing. </w:t>
      </w:r>
      <w:r w:rsidRPr="008B230D">
        <w:rPr>
          <w:rFonts w:ascii="Helvetica" w:eastAsia="Times New Roman" w:hAnsi="Helvetica"/>
          <w:i/>
          <w:sz w:val="24"/>
          <w:szCs w:val="24"/>
        </w:rPr>
        <w:t>Psychol. Rev.</w:t>
      </w:r>
      <w:r w:rsidRPr="008B230D">
        <w:rPr>
          <w:rFonts w:ascii="Helvetica" w:eastAsia="Times New Roman" w:hAnsi="Helvetica"/>
          <w:sz w:val="24"/>
          <w:szCs w:val="24"/>
        </w:rPr>
        <w:t xml:space="preserve"> </w:t>
      </w:r>
      <w:r w:rsidRPr="008B230D">
        <w:rPr>
          <w:rFonts w:ascii="Helvetica" w:eastAsia="Times New Roman" w:hAnsi="Helvetica"/>
          <w:b/>
          <w:sz w:val="24"/>
          <w:szCs w:val="24"/>
        </w:rPr>
        <w:t>82</w:t>
      </w:r>
      <w:r w:rsidRPr="008B230D">
        <w:rPr>
          <w:rFonts w:ascii="Helvetica" w:eastAsia="Times New Roman" w:hAnsi="Helvetica"/>
          <w:sz w:val="24"/>
          <w:szCs w:val="24"/>
        </w:rPr>
        <w:t xml:space="preserve"> 407-438 (1975).</w:t>
      </w:r>
    </w:p>
    <w:p w14:paraId="1B71EFA5" w14:textId="77777777" w:rsidR="00107378" w:rsidRPr="008B230D" w:rsidRDefault="00107378" w:rsidP="00481945">
      <w:pPr>
        <w:pStyle w:val="ListParagraph"/>
        <w:numPr>
          <w:ilvl w:val="0"/>
          <w:numId w:val="1"/>
        </w:numPr>
        <w:rPr>
          <w:rFonts w:ascii="Helvetica" w:eastAsia="Times New Roman" w:hAnsi="Helvetica"/>
          <w:sz w:val="24"/>
          <w:szCs w:val="24"/>
        </w:rPr>
      </w:pPr>
      <w:r w:rsidRPr="008B230D">
        <w:rPr>
          <w:rFonts w:ascii="Helvetica" w:eastAsia="Times New Roman" w:hAnsi="Helvetica"/>
          <w:sz w:val="24"/>
          <w:szCs w:val="24"/>
        </w:rPr>
        <w:t xml:space="preserve">M. </w:t>
      </w:r>
      <w:proofErr w:type="spellStart"/>
      <w:r w:rsidRPr="008B230D">
        <w:rPr>
          <w:rFonts w:ascii="Helvetica" w:eastAsia="Times New Roman" w:hAnsi="Helvetica"/>
          <w:sz w:val="24"/>
          <w:szCs w:val="24"/>
        </w:rPr>
        <w:t>Steyvers</w:t>
      </w:r>
      <w:proofErr w:type="spellEnd"/>
      <w:r w:rsidRPr="008B230D">
        <w:rPr>
          <w:rFonts w:ascii="Helvetica" w:eastAsia="Times New Roman" w:hAnsi="Helvetica"/>
          <w:sz w:val="24"/>
          <w:szCs w:val="24"/>
        </w:rPr>
        <w:t xml:space="preserve">, J. B. Tenenbaum, The large-scale structure of semantic networks: Statistical analyses and a model of semantic growth. </w:t>
      </w:r>
      <w:proofErr w:type="spellStart"/>
      <w:r w:rsidRPr="008B230D">
        <w:rPr>
          <w:rFonts w:ascii="Helvetica" w:eastAsia="Times New Roman" w:hAnsi="Helvetica"/>
          <w:i/>
          <w:sz w:val="24"/>
          <w:szCs w:val="24"/>
        </w:rPr>
        <w:t>Cogn</w:t>
      </w:r>
      <w:proofErr w:type="spellEnd"/>
      <w:r w:rsidRPr="008B230D">
        <w:rPr>
          <w:rFonts w:ascii="Helvetica" w:eastAsia="Times New Roman" w:hAnsi="Helvetica"/>
          <w:i/>
          <w:sz w:val="24"/>
          <w:szCs w:val="24"/>
        </w:rPr>
        <w:t>. Sci.</w:t>
      </w:r>
      <w:r w:rsidRPr="008B230D">
        <w:rPr>
          <w:rFonts w:ascii="Helvetica" w:eastAsia="Times New Roman" w:hAnsi="Helvetica"/>
          <w:sz w:val="24"/>
          <w:szCs w:val="24"/>
        </w:rPr>
        <w:t xml:space="preserve"> </w:t>
      </w:r>
      <w:r w:rsidRPr="008B230D">
        <w:rPr>
          <w:rFonts w:ascii="Helvetica" w:eastAsia="Times New Roman" w:hAnsi="Helvetica"/>
          <w:b/>
          <w:sz w:val="24"/>
          <w:szCs w:val="24"/>
        </w:rPr>
        <w:t>29</w:t>
      </w:r>
      <w:r w:rsidRPr="008B230D">
        <w:rPr>
          <w:rFonts w:ascii="Helvetica" w:eastAsia="Times New Roman" w:hAnsi="Helvetica"/>
          <w:sz w:val="24"/>
          <w:szCs w:val="24"/>
        </w:rPr>
        <w:t xml:space="preserve"> 41-78 (2005).</w:t>
      </w:r>
    </w:p>
    <w:p w14:paraId="7D035DEF" w14:textId="77777777" w:rsidR="00107378" w:rsidRPr="008B230D" w:rsidRDefault="00107378" w:rsidP="00481945">
      <w:pPr>
        <w:pStyle w:val="ListParagraph"/>
        <w:numPr>
          <w:ilvl w:val="0"/>
          <w:numId w:val="1"/>
        </w:numPr>
        <w:rPr>
          <w:rFonts w:ascii="Helvetica" w:eastAsia="Times New Roman" w:hAnsi="Helvetica"/>
          <w:sz w:val="24"/>
          <w:szCs w:val="24"/>
        </w:rPr>
      </w:pPr>
      <w:r w:rsidRPr="008B230D">
        <w:rPr>
          <w:rFonts w:ascii="Helvetica" w:eastAsia="Times New Roman" w:hAnsi="Helvetica"/>
          <w:sz w:val="24"/>
          <w:szCs w:val="24"/>
        </w:rPr>
        <w:t xml:space="preserve">R. J. Brachman, “On the epistemological status of semantic networks” in </w:t>
      </w:r>
      <w:r w:rsidRPr="008B230D">
        <w:rPr>
          <w:rFonts w:ascii="Helvetica" w:eastAsia="Times New Roman" w:hAnsi="Helvetica"/>
          <w:i/>
          <w:sz w:val="24"/>
          <w:szCs w:val="24"/>
        </w:rPr>
        <w:t>Associative Networks.</w:t>
      </w:r>
      <w:r w:rsidRPr="008B230D">
        <w:rPr>
          <w:rFonts w:ascii="Helvetica" w:eastAsia="Times New Roman" w:hAnsi="Helvetica"/>
          <w:sz w:val="24"/>
          <w:szCs w:val="24"/>
        </w:rPr>
        <w:t xml:space="preserve"> 3-50 (Acad. Press, 1979).</w:t>
      </w:r>
    </w:p>
    <w:p w14:paraId="722CC02B" w14:textId="5BFC1BEC" w:rsidR="00107378" w:rsidRPr="00481945" w:rsidRDefault="00107378" w:rsidP="00481945">
      <w:pPr>
        <w:pStyle w:val="ListParagraph"/>
        <w:numPr>
          <w:ilvl w:val="0"/>
          <w:numId w:val="1"/>
        </w:numPr>
        <w:rPr>
          <w:rFonts w:ascii="Helvetica" w:eastAsia="Times New Roman" w:hAnsi="Helvetica"/>
          <w:sz w:val="24"/>
          <w:szCs w:val="24"/>
        </w:rPr>
      </w:pPr>
      <w:r w:rsidRPr="00481945">
        <w:rPr>
          <w:rFonts w:ascii="Helvetica" w:eastAsia="Times New Roman" w:hAnsi="Helvetica"/>
          <w:sz w:val="24"/>
          <w:szCs w:val="24"/>
        </w:rPr>
        <w:t xml:space="preserve">M. Schilling, A ‘small-world’ network model of cognitive insight. </w:t>
      </w:r>
      <w:proofErr w:type="spellStart"/>
      <w:r w:rsidRPr="00481945">
        <w:rPr>
          <w:rFonts w:ascii="Helvetica" w:eastAsia="Times New Roman" w:hAnsi="Helvetica"/>
          <w:i/>
          <w:sz w:val="24"/>
          <w:szCs w:val="24"/>
        </w:rPr>
        <w:t>Creat</w:t>
      </w:r>
      <w:proofErr w:type="spellEnd"/>
      <w:r w:rsidRPr="00481945">
        <w:rPr>
          <w:rFonts w:ascii="Helvetica" w:eastAsia="Times New Roman" w:hAnsi="Helvetica"/>
          <w:i/>
          <w:sz w:val="24"/>
          <w:szCs w:val="24"/>
        </w:rPr>
        <w:t>. Res. J.</w:t>
      </w:r>
      <w:r w:rsidRPr="00481945">
        <w:rPr>
          <w:rFonts w:ascii="Helvetica" w:eastAsia="Times New Roman" w:hAnsi="Helvetica"/>
          <w:sz w:val="24"/>
          <w:szCs w:val="24"/>
        </w:rPr>
        <w:t xml:space="preserve"> </w:t>
      </w:r>
      <w:r w:rsidRPr="00481945">
        <w:rPr>
          <w:rFonts w:ascii="Helvetica" w:eastAsia="Times New Roman" w:hAnsi="Helvetica"/>
          <w:b/>
          <w:sz w:val="24"/>
          <w:szCs w:val="24"/>
        </w:rPr>
        <w:t>17</w:t>
      </w:r>
      <w:r w:rsidRPr="00481945">
        <w:rPr>
          <w:rFonts w:ascii="Helvetica" w:eastAsia="Times New Roman" w:hAnsi="Helvetica"/>
          <w:sz w:val="24"/>
          <w:szCs w:val="24"/>
        </w:rPr>
        <w:t xml:space="preserve"> 131-154 (2005).</w:t>
      </w:r>
    </w:p>
    <w:p w14:paraId="64A08CFC" w14:textId="77777777" w:rsidR="00107378" w:rsidRPr="00501835" w:rsidRDefault="00107378" w:rsidP="00481945">
      <w:pPr>
        <w:pStyle w:val="NormalWeb"/>
        <w:numPr>
          <w:ilvl w:val="0"/>
          <w:numId w:val="1"/>
        </w:numPr>
        <w:spacing w:after="0" w:afterAutospacing="0"/>
        <w:rPr>
          <w:rFonts w:ascii="Helvetica" w:hAnsi="Helvetica"/>
        </w:rPr>
      </w:pPr>
      <w:r w:rsidRPr="00501835">
        <w:rPr>
          <w:rFonts w:ascii="Helvetica" w:hAnsi="Helvetica"/>
        </w:rPr>
        <w:t xml:space="preserve">Nickerson, Raymond S. Confirmation Bias: A Ubiquitous Phenomenon in Many Guises. </w:t>
      </w:r>
      <w:r w:rsidRPr="00501835">
        <w:rPr>
          <w:rFonts w:ascii="Helvetica" w:hAnsi="Helvetica"/>
          <w:i/>
          <w:iCs/>
        </w:rPr>
        <w:t>Review of General Psychology</w:t>
      </w:r>
      <w:r w:rsidRPr="00501835">
        <w:rPr>
          <w:rFonts w:ascii="Helvetica" w:hAnsi="Helvetica"/>
        </w:rPr>
        <w:t xml:space="preserve"> </w:t>
      </w:r>
      <w:r w:rsidRPr="00501835">
        <w:rPr>
          <w:rFonts w:ascii="Helvetica" w:hAnsi="Helvetica"/>
          <w:b/>
        </w:rPr>
        <w:t>2</w:t>
      </w:r>
      <w:r w:rsidRPr="00501835">
        <w:rPr>
          <w:rFonts w:ascii="Helvetica" w:hAnsi="Helvetica"/>
        </w:rPr>
        <w:t xml:space="preserve"> 175–220 (1998).</w:t>
      </w:r>
    </w:p>
    <w:p w14:paraId="75D193BD" w14:textId="427D1146" w:rsidR="00072E95" w:rsidRPr="00501835" w:rsidRDefault="00401670" w:rsidP="00481945">
      <w:pPr>
        <w:pStyle w:val="ListParagraph"/>
        <w:numPr>
          <w:ilvl w:val="0"/>
          <w:numId w:val="1"/>
        </w:numPr>
        <w:rPr>
          <w:rFonts w:ascii="Helvetica" w:eastAsia="Times New Roman" w:hAnsi="Helvetica"/>
          <w:sz w:val="24"/>
          <w:szCs w:val="24"/>
        </w:rPr>
      </w:pPr>
      <w:r w:rsidRPr="00501835">
        <w:rPr>
          <w:rFonts w:ascii="Helvetica" w:eastAsia="Times New Roman" w:hAnsi="Helvetica"/>
          <w:sz w:val="24"/>
          <w:szCs w:val="24"/>
        </w:rPr>
        <w:lastRenderedPageBreak/>
        <w:t xml:space="preserve">P. DiMaggio, J. Evans, B. Bryson. Have Americans Social Attitudes Become More Polarized? </w:t>
      </w:r>
      <w:r w:rsidRPr="00501835">
        <w:rPr>
          <w:rFonts w:ascii="Helvetica" w:eastAsia="Times New Roman" w:hAnsi="Helvetica"/>
          <w:i/>
          <w:sz w:val="24"/>
          <w:szCs w:val="24"/>
        </w:rPr>
        <w:t xml:space="preserve">Am. J </w:t>
      </w:r>
      <w:proofErr w:type="spellStart"/>
      <w:r w:rsidRPr="00501835">
        <w:rPr>
          <w:rFonts w:ascii="Helvetica" w:eastAsia="Times New Roman" w:hAnsi="Helvetica"/>
          <w:i/>
          <w:sz w:val="24"/>
          <w:szCs w:val="24"/>
        </w:rPr>
        <w:t>Sociol</w:t>
      </w:r>
      <w:proofErr w:type="spellEnd"/>
      <w:r w:rsidRPr="00501835">
        <w:rPr>
          <w:rFonts w:ascii="Helvetica" w:eastAsia="Times New Roman" w:hAnsi="Helvetica"/>
          <w:i/>
          <w:sz w:val="24"/>
          <w:szCs w:val="24"/>
        </w:rPr>
        <w:t>.</w:t>
      </w:r>
      <w:r w:rsidRPr="00501835">
        <w:rPr>
          <w:rFonts w:ascii="Helvetica" w:eastAsia="Times New Roman" w:hAnsi="Helvetica"/>
          <w:sz w:val="24"/>
          <w:szCs w:val="24"/>
        </w:rPr>
        <w:t xml:space="preserve"> </w:t>
      </w:r>
      <w:r w:rsidRPr="00501835">
        <w:rPr>
          <w:rFonts w:ascii="Helvetica" w:eastAsia="Times New Roman" w:hAnsi="Helvetica"/>
          <w:b/>
          <w:sz w:val="24"/>
          <w:szCs w:val="24"/>
        </w:rPr>
        <w:t>102</w:t>
      </w:r>
      <w:r w:rsidRPr="00501835">
        <w:rPr>
          <w:rFonts w:ascii="Helvetica" w:eastAsia="Times New Roman" w:hAnsi="Helvetica"/>
          <w:sz w:val="24"/>
          <w:szCs w:val="24"/>
        </w:rPr>
        <w:t xml:space="preserve"> 690-755</w:t>
      </w:r>
      <w:r w:rsidR="004B01FE" w:rsidRPr="00501835">
        <w:rPr>
          <w:rFonts w:ascii="Helvetica" w:eastAsia="Times New Roman" w:hAnsi="Helvetica"/>
          <w:sz w:val="24"/>
          <w:szCs w:val="24"/>
        </w:rPr>
        <w:t xml:space="preserve"> (1996).</w:t>
      </w:r>
    </w:p>
    <w:p w14:paraId="1B447AAE" w14:textId="70D2E8DB" w:rsidR="0033768B" w:rsidRPr="00501835" w:rsidRDefault="004B01FE" w:rsidP="0033768B">
      <w:pPr>
        <w:pStyle w:val="ListParagraph"/>
        <w:numPr>
          <w:ilvl w:val="0"/>
          <w:numId w:val="1"/>
        </w:numPr>
        <w:rPr>
          <w:rFonts w:ascii="Helvetica" w:hAnsi="Helvetica" w:cstheme="minorHAnsi"/>
          <w:sz w:val="24"/>
          <w:szCs w:val="24"/>
        </w:rPr>
      </w:pPr>
      <w:r w:rsidRPr="00501835">
        <w:rPr>
          <w:rFonts w:ascii="Helvetica" w:eastAsia="Times New Roman" w:hAnsi="Helvetica"/>
          <w:sz w:val="24"/>
          <w:szCs w:val="24"/>
        </w:rPr>
        <w:t xml:space="preserve">P. </w:t>
      </w:r>
      <w:proofErr w:type="spellStart"/>
      <w:r w:rsidRPr="00501835">
        <w:rPr>
          <w:rFonts w:ascii="Helvetica" w:eastAsia="Times New Roman" w:hAnsi="Helvetica"/>
          <w:sz w:val="24"/>
          <w:szCs w:val="24"/>
        </w:rPr>
        <w:t>Dandekar</w:t>
      </w:r>
      <w:proofErr w:type="spellEnd"/>
      <w:r w:rsidRPr="00501835">
        <w:rPr>
          <w:rFonts w:ascii="Helvetica" w:eastAsia="Times New Roman" w:hAnsi="Helvetica"/>
          <w:sz w:val="24"/>
          <w:szCs w:val="24"/>
        </w:rPr>
        <w:t xml:space="preserve">, A. </w:t>
      </w:r>
      <w:proofErr w:type="spellStart"/>
      <w:r w:rsidRPr="00501835">
        <w:rPr>
          <w:rFonts w:ascii="Helvetica" w:eastAsia="Times New Roman" w:hAnsi="Helvetica"/>
          <w:sz w:val="24"/>
          <w:szCs w:val="24"/>
        </w:rPr>
        <w:t>Goel</w:t>
      </w:r>
      <w:proofErr w:type="spellEnd"/>
      <w:r w:rsidR="006D6F2F">
        <w:rPr>
          <w:rFonts w:ascii="Helvetica" w:eastAsia="Times New Roman" w:hAnsi="Helvetica"/>
          <w:sz w:val="24"/>
          <w:szCs w:val="24"/>
        </w:rPr>
        <w:t>,</w:t>
      </w:r>
      <w:r w:rsidRPr="00501835">
        <w:rPr>
          <w:rFonts w:ascii="Helvetica" w:eastAsia="Times New Roman" w:hAnsi="Helvetica"/>
          <w:sz w:val="24"/>
          <w:szCs w:val="24"/>
        </w:rPr>
        <w:t xml:space="preserve"> and D. Lee. Biased assimilation, homophily, and the dynamics of polarization. </w:t>
      </w:r>
      <w:r w:rsidRPr="00501835">
        <w:rPr>
          <w:rFonts w:ascii="Helvetica" w:eastAsia="Times New Roman" w:hAnsi="Helvetica"/>
          <w:i/>
          <w:sz w:val="24"/>
          <w:szCs w:val="24"/>
        </w:rPr>
        <w:t>PNAS</w:t>
      </w:r>
      <w:r w:rsidRPr="00501835">
        <w:rPr>
          <w:rFonts w:ascii="Helvetica" w:eastAsia="Times New Roman" w:hAnsi="Helvetica"/>
          <w:sz w:val="24"/>
          <w:szCs w:val="24"/>
        </w:rPr>
        <w:t xml:space="preserve"> </w:t>
      </w:r>
      <w:r w:rsidRPr="00501835">
        <w:rPr>
          <w:rFonts w:ascii="Helvetica" w:eastAsia="Times New Roman" w:hAnsi="Helvetica"/>
          <w:b/>
          <w:sz w:val="24"/>
          <w:szCs w:val="24"/>
        </w:rPr>
        <w:t xml:space="preserve">110 </w:t>
      </w:r>
      <w:r w:rsidRPr="00501835">
        <w:rPr>
          <w:rFonts w:ascii="Helvetica" w:eastAsia="Times New Roman" w:hAnsi="Helvetica"/>
          <w:sz w:val="24"/>
          <w:szCs w:val="24"/>
        </w:rPr>
        <w:t>5791-5796.</w:t>
      </w:r>
      <w:r w:rsidR="0033768B" w:rsidRPr="00501835">
        <w:rPr>
          <w:rFonts w:ascii="Helvetica" w:hAnsi="Helvetica" w:cstheme="minorHAnsi"/>
          <w:sz w:val="24"/>
          <w:szCs w:val="24"/>
        </w:rPr>
        <w:t xml:space="preserve"> </w:t>
      </w:r>
    </w:p>
    <w:p w14:paraId="78A069F2" w14:textId="77777777" w:rsidR="00501835" w:rsidRPr="00B60C37" w:rsidRDefault="00501835" w:rsidP="00501835">
      <w:pPr>
        <w:pStyle w:val="ListParagraph"/>
        <w:numPr>
          <w:ilvl w:val="0"/>
          <w:numId w:val="1"/>
        </w:numPr>
        <w:rPr>
          <w:rFonts w:ascii="Helvetica" w:eastAsia="Times New Roman" w:hAnsi="Helvetica"/>
          <w:sz w:val="24"/>
          <w:szCs w:val="24"/>
        </w:rPr>
      </w:pPr>
      <w:r w:rsidRPr="00B60C37">
        <w:rPr>
          <w:rFonts w:ascii="Helvetica" w:eastAsia="Times New Roman" w:hAnsi="Helvetica"/>
          <w:sz w:val="24"/>
          <w:szCs w:val="24"/>
        </w:rPr>
        <w:t xml:space="preserve">J. Becker, E. Porter, and D. </w:t>
      </w:r>
      <w:proofErr w:type="spellStart"/>
      <w:r w:rsidRPr="00B60C37">
        <w:rPr>
          <w:rFonts w:ascii="Helvetica" w:eastAsia="Times New Roman" w:hAnsi="Helvetica"/>
          <w:sz w:val="24"/>
          <w:szCs w:val="24"/>
        </w:rPr>
        <w:t>Centola</w:t>
      </w:r>
      <w:proofErr w:type="spellEnd"/>
      <w:r w:rsidRPr="00B60C37">
        <w:rPr>
          <w:rFonts w:ascii="Helvetica" w:eastAsia="Times New Roman" w:hAnsi="Helvetica"/>
          <w:sz w:val="24"/>
          <w:szCs w:val="24"/>
        </w:rPr>
        <w:t>. The wisdom of partisan crowds. </w:t>
      </w:r>
      <w:r w:rsidRPr="00B60C37">
        <w:rPr>
          <w:rFonts w:ascii="Helvetica" w:eastAsia="Times New Roman" w:hAnsi="Helvetica"/>
          <w:i/>
          <w:sz w:val="24"/>
          <w:szCs w:val="24"/>
        </w:rPr>
        <w:t xml:space="preserve">Proc National </w:t>
      </w:r>
      <w:proofErr w:type="spellStart"/>
      <w:r w:rsidRPr="00B60C37">
        <w:rPr>
          <w:rFonts w:ascii="Helvetica" w:eastAsia="Times New Roman" w:hAnsi="Helvetica"/>
          <w:i/>
          <w:sz w:val="24"/>
          <w:szCs w:val="24"/>
        </w:rPr>
        <w:t>Acad</w:t>
      </w:r>
      <w:proofErr w:type="spellEnd"/>
      <w:r w:rsidRPr="00B60C37">
        <w:rPr>
          <w:rFonts w:ascii="Helvetica" w:eastAsia="Times New Roman" w:hAnsi="Helvetica"/>
          <w:i/>
          <w:sz w:val="24"/>
          <w:szCs w:val="24"/>
        </w:rPr>
        <w:t xml:space="preserve"> Sc</w:t>
      </w:r>
      <w:r w:rsidRPr="00B60C37">
        <w:rPr>
          <w:rFonts w:ascii="Helvetica" w:eastAsia="Times New Roman" w:hAnsi="Helvetica"/>
          <w:sz w:val="24"/>
          <w:szCs w:val="24"/>
        </w:rPr>
        <w:t>i. </w:t>
      </w:r>
      <w:r w:rsidRPr="00B60C37">
        <w:rPr>
          <w:rFonts w:ascii="Helvetica" w:eastAsia="Times New Roman" w:hAnsi="Helvetica"/>
          <w:b/>
          <w:sz w:val="24"/>
          <w:szCs w:val="24"/>
        </w:rPr>
        <w:t>116</w:t>
      </w:r>
      <w:r w:rsidRPr="00B60C37">
        <w:rPr>
          <w:rFonts w:ascii="Helvetica" w:eastAsia="Times New Roman" w:hAnsi="Helvetica"/>
          <w:sz w:val="24"/>
          <w:szCs w:val="24"/>
        </w:rPr>
        <w:t>, 10717–10722 (2019).</w:t>
      </w:r>
    </w:p>
    <w:p w14:paraId="3D0D52DD" w14:textId="77777777" w:rsidR="00501835" w:rsidRPr="00B60C37" w:rsidRDefault="00501835" w:rsidP="00501835">
      <w:pPr>
        <w:pStyle w:val="ListParagraph"/>
        <w:numPr>
          <w:ilvl w:val="0"/>
          <w:numId w:val="1"/>
        </w:numPr>
        <w:rPr>
          <w:rFonts w:ascii="Helvetica" w:eastAsia="Times New Roman" w:hAnsi="Helvetica"/>
          <w:sz w:val="24"/>
          <w:szCs w:val="24"/>
        </w:rPr>
      </w:pPr>
      <w:proofErr w:type="spellStart"/>
      <w:r w:rsidRPr="00B60C37">
        <w:rPr>
          <w:rFonts w:ascii="Helvetica" w:eastAsia="Times New Roman" w:hAnsi="Helvetica"/>
          <w:sz w:val="24"/>
          <w:szCs w:val="24"/>
        </w:rPr>
        <w:t>Permanyer</w:t>
      </w:r>
      <w:proofErr w:type="spellEnd"/>
      <w:r w:rsidRPr="00B60C37">
        <w:rPr>
          <w:rFonts w:ascii="Helvetica" w:eastAsia="Times New Roman" w:hAnsi="Helvetica"/>
          <w:sz w:val="24"/>
          <w:szCs w:val="24"/>
        </w:rPr>
        <w:t xml:space="preserve">, I. The conceptualization and measurement of social polarization. J Econ </w:t>
      </w:r>
      <w:proofErr w:type="spellStart"/>
      <w:r w:rsidRPr="00B60C37">
        <w:rPr>
          <w:rFonts w:ascii="Helvetica" w:eastAsia="Times New Roman" w:hAnsi="Helvetica"/>
          <w:sz w:val="24"/>
          <w:szCs w:val="24"/>
        </w:rPr>
        <w:t>Inequal</w:t>
      </w:r>
      <w:proofErr w:type="spellEnd"/>
      <w:r w:rsidRPr="00B60C37">
        <w:rPr>
          <w:rFonts w:ascii="Helvetica" w:eastAsia="Times New Roman" w:hAnsi="Helvetica"/>
          <w:sz w:val="24"/>
          <w:szCs w:val="24"/>
        </w:rPr>
        <w:t> 10, 45–74 (2012).</w:t>
      </w:r>
    </w:p>
    <w:p w14:paraId="164D80C0" w14:textId="77777777" w:rsidR="00501835" w:rsidRPr="00B60C37" w:rsidRDefault="00501835" w:rsidP="00501835">
      <w:pPr>
        <w:pStyle w:val="ListParagraph"/>
        <w:numPr>
          <w:ilvl w:val="0"/>
          <w:numId w:val="1"/>
        </w:numPr>
        <w:rPr>
          <w:rFonts w:ascii="Helvetica" w:eastAsia="Times New Roman" w:hAnsi="Helvetica"/>
          <w:sz w:val="24"/>
          <w:szCs w:val="24"/>
        </w:rPr>
      </w:pPr>
      <w:proofErr w:type="spellStart"/>
      <w:r w:rsidRPr="00B60C37">
        <w:rPr>
          <w:rFonts w:ascii="Helvetica" w:eastAsia="Times New Roman" w:hAnsi="Helvetica"/>
          <w:sz w:val="24"/>
          <w:szCs w:val="24"/>
        </w:rPr>
        <w:t>Baldassarri</w:t>
      </w:r>
      <w:proofErr w:type="spellEnd"/>
      <w:r w:rsidRPr="00B60C37">
        <w:rPr>
          <w:rFonts w:ascii="Helvetica" w:eastAsia="Times New Roman" w:hAnsi="Helvetica"/>
          <w:sz w:val="24"/>
          <w:szCs w:val="24"/>
        </w:rPr>
        <w:t xml:space="preserve">, D. &amp; Gelman, A. Partisans Without Constraint: Political Polarization and Trends in American Public Opinion. </w:t>
      </w:r>
      <w:proofErr w:type="spellStart"/>
      <w:r w:rsidRPr="00B60C37">
        <w:rPr>
          <w:rFonts w:ascii="Helvetica" w:eastAsia="Times New Roman" w:hAnsi="Helvetica"/>
          <w:i/>
          <w:iCs/>
          <w:sz w:val="24"/>
          <w:szCs w:val="24"/>
        </w:rPr>
        <w:t>Ssrn</w:t>
      </w:r>
      <w:proofErr w:type="spellEnd"/>
      <w:r w:rsidRPr="00B60C37">
        <w:rPr>
          <w:rFonts w:ascii="Helvetica" w:eastAsia="Times New Roman" w:hAnsi="Helvetica"/>
          <w:i/>
          <w:iCs/>
          <w:sz w:val="24"/>
          <w:szCs w:val="24"/>
        </w:rPr>
        <w:t xml:space="preserve"> Electron J</w:t>
      </w:r>
      <w:r w:rsidRPr="00B60C37">
        <w:rPr>
          <w:rFonts w:ascii="Helvetica" w:eastAsia="Times New Roman" w:hAnsi="Helvetica"/>
          <w:sz w:val="24"/>
          <w:szCs w:val="24"/>
        </w:rPr>
        <w:t xml:space="preserve"> </w:t>
      </w:r>
      <w:r w:rsidRPr="00B60C37">
        <w:rPr>
          <w:rFonts w:ascii="Helvetica" w:eastAsia="Times New Roman" w:hAnsi="Helvetica"/>
          <w:b/>
          <w:bCs/>
          <w:sz w:val="24"/>
          <w:szCs w:val="24"/>
        </w:rPr>
        <w:t>114</w:t>
      </w:r>
      <w:r w:rsidRPr="00B60C37">
        <w:rPr>
          <w:rFonts w:ascii="Helvetica" w:eastAsia="Times New Roman" w:hAnsi="Helvetica"/>
          <w:sz w:val="24"/>
          <w:szCs w:val="24"/>
        </w:rPr>
        <w:t xml:space="preserve">, 408–446 (2008). </w:t>
      </w:r>
    </w:p>
    <w:p w14:paraId="3650F601" w14:textId="77777777" w:rsidR="00501835" w:rsidRPr="00B60C37" w:rsidRDefault="00501835" w:rsidP="00501835">
      <w:pPr>
        <w:pStyle w:val="ListParagraph"/>
        <w:numPr>
          <w:ilvl w:val="0"/>
          <w:numId w:val="1"/>
        </w:numPr>
        <w:rPr>
          <w:rFonts w:ascii="Helvetica" w:eastAsia="Times New Roman" w:hAnsi="Helvetica"/>
          <w:sz w:val="24"/>
          <w:szCs w:val="24"/>
        </w:rPr>
      </w:pPr>
      <w:r w:rsidRPr="00B60C37">
        <w:rPr>
          <w:rFonts w:ascii="Helvetica" w:eastAsia="Times New Roman" w:hAnsi="Helvetica"/>
          <w:color w:val="000000"/>
          <w:sz w:val="24"/>
          <w:szCs w:val="24"/>
          <w:shd w:val="clear" w:color="auto" w:fill="FCFCFC"/>
        </w:rPr>
        <w:t>Poole, K. T. &amp; Rosenthal, H. The Polarization of American Politics. </w:t>
      </w:r>
      <w:r w:rsidRPr="00B60C37">
        <w:rPr>
          <w:rFonts w:ascii="Helvetica" w:eastAsia="Times New Roman" w:hAnsi="Helvetica"/>
          <w:i/>
          <w:iCs/>
          <w:color w:val="000000"/>
          <w:sz w:val="24"/>
          <w:szCs w:val="24"/>
          <w:shd w:val="clear" w:color="auto" w:fill="FCFCFC"/>
        </w:rPr>
        <w:t>J Politics</w:t>
      </w:r>
      <w:r w:rsidRPr="00B60C37">
        <w:rPr>
          <w:rFonts w:ascii="Helvetica" w:eastAsia="Times New Roman" w:hAnsi="Helvetica"/>
          <w:b/>
          <w:bCs/>
          <w:color w:val="000000"/>
          <w:sz w:val="24"/>
          <w:szCs w:val="24"/>
          <w:shd w:val="clear" w:color="auto" w:fill="FCFCFC"/>
        </w:rPr>
        <w:t>46,</w:t>
      </w:r>
      <w:r w:rsidRPr="00B60C37">
        <w:rPr>
          <w:rFonts w:ascii="Helvetica" w:eastAsia="Times New Roman" w:hAnsi="Helvetica"/>
          <w:color w:val="000000"/>
          <w:sz w:val="24"/>
          <w:szCs w:val="24"/>
          <w:shd w:val="clear" w:color="auto" w:fill="FCFCFC"/>
        </w:rPr>
        <w:t> 1061–1079 (1984).</w:t>
      </w:r>
    </w:p>
    <w:p w14:paraId="110B42C2" w14:textId="4D3C5D16" w:rsidR="00501835" w:rsidRPr="00B60C37" w:rsidRDefault="00501835" w:rsidP="00501835">
      <w:pPr>
        <w:pStyle w:val="ListParagraph"/>
        <w:numPr>
          <w:ilvl w:val="0"/>
          <w:numId w:val="1"/>
        </w:numPr>
        <w:rPr>
          <w:rFonts w:ascii="Helvetica" w:eastAsia="Times New Roman" w:hAnsi="Helvetica"/>
          <w:sz w:val="24"/>
          <w:szCs w:val="24"/>
        </w:rPr>
      </w:pPr>
      <w:r w:rsidRPr="00B60C37">
        <w:rPr>
          <w:rFonts w:ascii="Helvetica" w:eastAsia="Times New Roman" w:hAnsi="Helvetica"/>
          <w:sz w:val="24"/>
          <w:szCs w:val="24"/>
        </w:rPr>
        <w:t xml:space="preserve">Esteban, J.-M. &amp; Ray, D. On the Measurement of Polarization. </w:t>
      </w:r>
      <w:proofErr w:type="spellStart"/>
      <w:r w:rsidRPr="00B60C37">
        <w:rPr>
          <w:rFonts w:ascii="Helvetica" w:eastAsia="Times New Roman" w:hAnsi="Helvetica"/>
          <w:i/>
          <w:iCs/>
          <w:sz w:val="24"/>
          <w:szCs w:val="24"/>
        </w:rPr>
        <w:t>Econometrica</w:t>
      </w:r>
      <w:proofErr w:type="spellEnd"/>
      <w:r w:rsidRPr="00B60C37">
        <w:rPr>
          <w:rFonts w:ascii="Helvetica" w:eastAsia="Times New Roman" w:hAnsi="Helvetica"/>
          <w:sz w:val="24"/>
          <w:szCs w:val="24"/>
        </w:rPr>
        <w:t xml:space="preserve"> </w:t>
      </w:r>
      <w:r w:rsidRPr="00B60C37">
        <w:rPr>
          <w:rFonts w:ascii="Helvetica" w:eastAsia="Times New Roman" w:hAnsi="Helvetica"/>
          <w:b/>
          <w:bCs/>
          <w:sz w:val="24"/>
          <w:szCs w:val="24"/>
        </w:rPr>
        <w:t>62</w:t>
      </w:r>
      <w:r w:rsidRPr="00B60C37">
        <w:rPr>
          <w:rFonts w:ascii="Helvetica" w:eastAsia="Times New Roman" w:hAnsi="Helvetica"/>
          <w:sz w:val="24"/>
          <w:szCs w:val="24"/>
        </w:rPr>
        <w:t xml:space="preserve">, 819 (1994). </w:t>
      </w:r>
    </w:p>
    <w:p w14:paraId="3C958DF7" w14:textId="720E5406" w:rsidR="00501835" w:rsidRPr="00B60C37" w:rsidRDefault="00501835" w:rsidP="00501835">
      <w:pPr>
        <w:pStyle w:val="ListParagraph"/>
        <w:numPr>
          <w:ilvl w:val="0"/>
          <w:numId w:val="1"/>
        </w:numPr>
        <w:rPr>
          <w:rFonts w:ascii="Helvetica" w:eastAsia="Times New Roman" w:hAnsi="Helvetica"/>
          <w:sz w:val="24"/>
          <w:szCs w:val="24"/>
        </w:rPr>
      </w:pPr>
      <w:proofErr w:type="spellStart"/>
      <w:r w:rsidRPr="00B60C37">
        <w:rPr>
          <w:rFonts w:ascii="Helvetica" w:eastAsia="Times New Roman" w:hAnsi="Helvetica"/>
          <w:color w:val="222222"/>
          <w:sz w:val="24"/>
          <w:szCs w:val="24"/>
          <w:shd w:val="clear" w:color="auto" w:fill="FFFFFF"/>
        </w:rPr>
        <w:t>Almaatouq</w:t>
      </w:r>
      <w:proofErr w:type="spellEnd"/>
      <w:r w:rsidRPr="00B60C37">
        <w:rPr>
          <w:rFonts w:ascii="Helvetica" w:eastAsia="Times New Roman" w:hAnsi="Helvetica"/>
          <w:color w:val="222222"/>
          <w:sz w:val="24"/>
          <w:szCs w:val="24"/>
          <w:shd w:val="clear" w:color="auto" w:fill="FFFFFF"/>
        </w:rPr>
        <w:t xml:space="preserve">, A., Becker, J., Houghton, J. P., Paton, N., Watts, D. J., &amp; Whiting, M. E. (2020). </w:t>
      </w:r>
      <w:proofErr w:type="spellStart"/>
      <w:r w:rsidRPr="00B60C37">
        <w:rPr>
          <w:rFonts w:ascii="Helvetica" w:eastAsia="Times New Roman" w:hAnsi="Helvetica"/>
          <w:color w:val="222222"/>
          <w:sz w:val="24"/>
          <w:szCs w:val="24"/>
          <w:shd w:val="clear" w:color="auto" w:fill="FFFFFF"/>
        </w:rPr>
        <w:t>Empirica</w:t>
      </w:r>
      <w:proofErr w:type="spellEnd"/>
      <w:r w:rsidRPr="00B60C37">
        <w:rPr>
          <w:rFonts w:ascii="Helvetica" w:eastAsia="Times New Roman" w:hAnsi="Helvetica"/>
          <w:color w:val="222222"/>
          <w:sz w:val="24"/>
          <w:szCs w:val="24"/>
          <w:shd w:val="clear" w:color="auto" w:fill="FFFFFF"/>
        </w:rPr>
        <w:t>: a virtual lab for high-throughput macro-level experiments. </w:t>
      </w:r>
      <w:proofErr w:type="spellStart"/>
      <w:r w:rsidRPr="00B60C37">
        <w:rPr>
          <w:rFonts w:ascii="Helvetica" w:eastAsia="Times New Roman" w:hAnsi="Helvetica"/>
          <w:i/>
          <w:iCs/>
          <w:color w:val="222222"/>
          <w:sz w:val="24"/>
          <w:szCs w:val="24"/>
          <w:shd w:val="clear" w:color="auto" w:fill="FFFFFF"/>
        </w:rPr>
        <w:t>arXiv</w:t>
      </w:r>
      <w:proofErr w:type="spellEnd"/>
      <w:r w:rsidRPr="00B60C37">
        <w:rPr>
          <w:rFonts w:ascii="Helvetica" w:eastAsia="Times New Roman" w:hAnsi="Helvetica"/>
          <w:i/>
          <w:iCs/>
          <w:color w:val="222222"/>
          <w:sz w:val="24"/>
          <w:szCs w:val="24"/>
          <w:shd w:val="clear" w:color="auto" w:fill="FFFFFF"/>
        </w:rPr>
        <w:t xml:space="preserve"> preprint arXiv:2006.11398</w:t>
      </w:r>
      <w:r w:rsidRPr="00B60C37">
        <w:rPr>
          <w:rFonts w:ascii="Helvetica" w:eastAsia="Times New Roman" w:hAnsi="Helvetica"/>
          <w:color w:val="222222"/>
          <w:sz w:val="24"/>
          <w:szCs w:val="24"/>
          <w:shd w:val="clear" w:color="auto" w:fill="FFFFFF"/>
        </w:rPr>
        <w:t>.</w:t>
      </w:r>
    </w:p>
    <w:p w14:paraId="4E03184F" w14:textId="0CF0BC8B" w:rsidR="00C7464C" w:rsidRPr="00B60C37" w:rsidRDefault="009E7EB3" w:rsidP="00437052">
      <w:pPr>
        <w:pStyle w:val="ListParagraph"/>
        <w:numPr>
          <w:ilvl w:val="0"/>
          <w:numId w:val="1"/>
        </w:numPr>
        <w:rPr>
          <w:rFonts w:ascii="Helvetica" w:hAnsi="Helvetica"/>
        </w:rPr>
      </w:pPr>
      <w:r w:rsidRPr="00501835">
        <w:rPr>
          <w:rFonts w:ascii="Helvetica" w:hAnsi="Helvetica" w:cstheme="minorHAnsi"/>
          <w:sz w:val="24"/>
          <w:szCs w:val="24"/>
        </w:rPr>
        <w:t>J. Hawes</w:t>
      </w:r>
      <w:r w:rsidR="00853A7F" w:rsidRPr="00501835">
        <w:rPr>
          <w:rFonts w:ascii="Helvetica" w:hAnsi="Helvetica" w:cstheme="minorHAnsi"/>
          <w:sz w:val="24"/>
          <w:szCs w:val="24"/>
        </w:rPr>
        <w:t>.</w:t>
      </w:r>
      <w:r w:rsidRPr="00501835">
        <w:rPr>
          <w:rFonts w:ascii="Helvetica" w:hAnsi="Helvetica" w:cstheme="minorHAnsi"/>
          <w:sz w:val="24"/>
          <w:szCs w:val="24"/>
        </w:rPr>
        <w:t xml:space="preserve"> Grace will lead us home: The Charleston Church Massacre and the Hard, Inspiring Journey to Forgiveness. </w:t>
      </w:r>
      <w:r w:rsidR="00853A7F" w:rsidRPr="00501835">
        <w:rPr>
          <w:rFonts w:ascii="Helvetica" w:hAnsi="Helvetica" w:cstheme="minorHAnsi"/>
          <w:i/>
          <w:sz w:val="24"/>
          <w:szCs w:val="24"/>
        </w:rPr>
        <w:t>St. Martin’s Press</w:t>
      </w:r>
      <w:r w:rsidR="00853A7F" w:rsidRPr="00501835">
        <w:rPr>
          <w:rFonts w:ascii="Helvetica" w:hAnsi="Helvetica" w:cstheme="minorHAnsi"/>
          <w:sz w:val="24"/>
          <w:szCs w:val="24"/>
        </w:rPr>
        <w:t xml:space="preserve">, </w:t>
      </w:r>
      <w:r w:rsidR="00853A7F" w:rsidRPr="00501835">
        <w:rPr>
          <w:rFonts w:ascii="Helvetica" w:hAnsi="Helvetica" w:cstheme="minorHAnsi"/>
          <w:i/>
          <w:sz w:val="24"/>
          <w:szCs w:val="24"/>
        </w:rPr>
        <w:t>New York</w:t>
      </w:r>
      <w:r w:rsidR="00750BDF" w:rsidRPr="00501835">
        <w:rPr>
          <w:rFonts w:ascii="Helvetica" w:hAnsi="Helvetica" w:cstheme="minorHAnsi"/>
          <w:sz w:val="24"/>
          <w:szCs w:val="24"/>
        </w:rPr>
        <w:t>.</w:t>
      </w:r>
      <w:r w:rsidR="00853A7F" w:rsidRPr="00501835">
        <w:rPr>
          <w:rFonts w:ascii="Helvetica" w:hAnsi="Helvetica" w:cstheme="minorHAnsi"/>
          <w:sz w:val="24"/>
          <w:szCs w:val="24"/>
        </w:rPr>
        <w:t xml:space="preserve"> </w:t>
      </w:r>
      <w:r w:rsidR="00750BDF" w:rsidRPr="00501835">
        <w:rPr>
          <w:rFonts w:ascii="Helvetica" w:hAnsi="Helvetica" w:cstheme="minorHAnsi"/>
          <w:sz w:val="24"/>
          <w:szCs w:val="24"/>
        </w:rPr>
        <w:t>(</w:t>
      </w:r>
      <w:r w:rsidR="00853A7F" w:rsidRPr="00501835">
        <w:rPr>
          <w:rFonts w:ascii="Helvetica" w:hAnsi="Helvetica" w:cstheme="minorHAnsi"/>
          <w:sz w:val="24"/>
          <w:szCs w:val="24"/>
        </w:rPr>
        <w:t>2019).</w:t>
      </w:r>
    </w:p>
    <w:p w14:paraId="232AB789" w14:textId="755C5558" w:rsidR="00F5145A" w:rsidRPr="00481945" w:rsidRDefault="00D73714" w:rsidP="00437052">
      <w:pPr>
        <w:pStyle w:val="Acknowledgement"/>
        <w:spacing w:line="276" w:lineRule="auto"/>
        <w:ind w:left="0" w:firstLine="0"/>
      </w:pPr>
      <w:r w:rsidRPr="00481945">
        <w:rPr>
          <w:rFonts w:ascii="Helvetica" w:hAnsi="Helvetica"/>
          <w:b/>
        </w:rPr>
        <w:t>Acknowledgments:</w:t>
      </w:r>
      <w:r w:rsidRPr="00481945">
        <w:rPr>
          <w:rFonts w:ascii="Helvetica" w:hAnsi="Helvetica"/>
        </w:rPr>
        <w:t xml:space="preserve"> </w:t>
      </w:r>
      <w:r w:rsidR="006369F8" w:rsidRPr="00481945">
        <w:rPr>
          <w:rFonts w:ascii="Helvetica" w:hAnsi="Helvetica"/>
        </w:rPr>
        <w:t>Special t</w:t>
      </w:r>
      <w:r w:rsidR="00ED2775" w:rsidRPr="00481945">
        <w:rPr>
          <w:rFonts w:ascii="Helvetica" w:hAnsi="Helvetica"/>
        </w:rPr>
        <w:t xml:space="preserve">hanks to Ray Reagans, </w:t>
      </w:r>
      <w:proofErr w:type="spellStart"/>
      <w:r w:rsidR="00ED2775" w:rsidRPr="00481945">
        <w:rPr>
          <w:rFonts w:ascii="Helvetica" w:hAnsi="Helvetica"/>
        </w:rPr>
        <w:t>Hazhir</w:t>
      </w:r>
      <w:proofErr w:type="spellEnd"/>
      <w:r w:rsidR="00ED2775" w:rsidRPr="00481945">
        <w:rPr>
          <w:rFonts w:ascii="Helvetica" w:hAnsi="Helvetica"/>
        </w:rPr>
        <w:t xml:space="preserve"> </w:t>
      </w:r>
      <w:proofErr w:type="spellStart"/>
      <w:r w:rsidR="00ED2775" w:rsidRPr="00481945">
        <w:rPr>
          <w:rFonts w:ascii="Helvetica" w:hAnsi="Helvetica"/>
        </w:rPr>
        <w:t>Rahmandad</w:t>
      </w:r>
      <w:proofErr w:type="spellEnd"/>
      <w:r w:rsidR="00ED2775" w:rsidRPr="00481945">
        <w:rPr>
          <w:rFonts w:ascii="Helvetica" w:hAnsi="Helvetica"/>
        </w:rPr>
        <w:t xml:space="preserve">, </w:t>
      </w:r>
      <w:r w:rsidR="00E5728B">
        <w:rPr>
          <w:rFonts w:ascii="Helvetica" w:hAnsi="Helvetica"/>
        </w:rPr>
        <w:t xml:space="preserve">Abdullah </w:t>
      </w:r>
      <w:proofErr w:type="spellStart"/>
      <w:r w:rsidR="00E5728B">
        <w:rPr>
          <w:rFonts w:ascii="Helvetica" w:hAnsi="Helvetica"/>
        </w:rPr>
        <w:t>Almaatouq</w:t>
      </w:r>
      <w:proofErr w:type="spellEnd"/>
      <w:r w:rsidR="00E5728B">
        <w:rPr>
          <w:rFonts w:ascii="Helvetica" w:hAnsi="Helvetica"/>
        </w:rPr>
        <w:t xml:space="preserve">, Duncan Watts, </w:t>
      </w:r>
      <w:r w:rsidR="00750BDF">
        <w:rPr>
          <w:rFonts w:ascii="Helvetica" w:hAnsi="Helvetica"/>
        </w:rPr>
        <w:t xml:space="preserve">Sinan Aral, David Rand, </w:t>
      </w:r>
      <w:r w:rsidR="00ED2775" w:rsidRPr="00481945">
        <w:rPr>
          <w:rFonts w:ascii="Helvetica" w:hAnsi="Helvetica"/>
        </w:rPr>
        <w:t>Carolyn Fu,</w:t>
      </w:r>
      <w:r w:rsidR="00E5728B">
        <w:rPr>
          <w:rFonts w:ascii="Helvetica" w:hAnsi="Helvetica"/>
        </w:rPr>
        <w:t xml:space="preserve"> </w:t>
      </w:r>
      <w:proofErr w:type="spellStart"/>
      <w:r w:rsidR="00E5728B">
        <w:rPr>
          <w:rFonts w:ascii="Helvetica" w:hAnsi="Helvetica"/>
        </w:rPr>
        <w:t>Hagay</w:t>
      </w:r>
      <w:proofErr w:type="spellEnd"/>
      <w:r w:rsidR="00E5728B">
        <w:rPr>
          <w:rFonts w:ascii="Helvetica" w:hAnsi="Helvetica"/>
        </w:rPr>
        <w:t xml:space="preserve"> </w:t>
      </w:r>
      <w:proofErr w:type="spellStart"/>
      <w:r w:rsidR="00E5728B">
        <w:rPr>
          <w:rFonts w:ascii="Helvetica" w:hAnsi="Helvetica"/>
        </w:rPr>
        <w:t>Volvovsky</w:t>
      </w:r>
      <w:proofErr w:type="spellEnd"/>
      <w:r w:rsidR="00E5728B">
        <w:rPr>
          <w:rFonts w:ascii="Helvetica" w:hAnsi="Helvetica"/>
        </w:rPr>
        <w:t>,</w:t>
      </w:r>
      <w:r w:rsidR="00ED2775" w:rsidRPr="00481945">
        <w:rPr>
          <w:rFonts w:ascii="Helvetica" w:hAnsi="Helvetica"/>
        </w:rPr>
        <w:t xml:space="preserve"> and the System Dynamics and Economic Sociology groups at MIT Sloa</w:t>
      </w:r>
      <w:r w:rsidR="006369F8" w:rsidRPr="00481945">
        <w:rPr>
          <w:rFonts w:ascii="Helvetica" w:hAnsi="Helvetica"/>
        </w:rPr>
        <w:t>n</w:t>
      </w:r>
      <w:r w:rsidR="00E63F01" w:rsidRPr="00481945">
        <w:rPr>
          <w:rFonts w:ascii="Helvetica" w:hAnsi="Helvetica"/>
        </w:rPr>
        <w:t xml:space="preserve"> for their guidance</w:t>
      </w:r>
      <w:r w:rsidR="00ED2775" w:rsidRPr="00481945">
        <w:rPr>
          <w:rFonts w:ascii="Helvetica" w:hAnsi="Helvetica"/>
        </w:rPr>
        <w:t xml:space="preserve">. </w:t>
      </w:r>
    </w:p>
    <w:sectPr w:rsidR="00F5145A" w:rsidRPr="00481945" w:rsidSect="00755125">
      <w:headerReference w:type="even" r:id="rId23"/>
      <w:headerReference w:type="default" r:id="rId24"/>
      <w:footerReference w:type="even" r:id="rId25"/>
      <w:footerReference w:type="default" r:id="rId26"/>
      <w:headerReference w:type="first" r:id="rId27"/>
      <w:footerReference w:type="first" r:id="rId28"/>
      <w:pgSz w:w="12240" w:h="15840" w:code="1"/>
      <w:pgMar w:top="1440" w:right="1440" w:bottom="1440"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w:date="2020-09-13T09:37:00Z" w:initials="JPH">
    <w:p w14:paraId="02F6BB65" w14:textId="5F17B25F" w:rsidR="00EC062D" w:rsidRDefault="00EC062D">
      <w:pPr>
        <w:pStyle w:val="CommentText"/>
      </w:pPr>
      <w:r>
        <w:rPr>
          <w:rStyle w:val="CommentReference"/>
        </w:rPr>
        <w:annotationRef/>
      </w:r>
      <w:r>
        <w:t>cut?</w:t>
      </w:r>
    </w:p>
  </w:comment>
  <w:comment w:id="1" w:author="James" w:date="2020-08-17T11:03:00Z" w:initials="JPH">
    <w:p w14:paraId="4E78B168" w14:textId="13844006" w:rsidR="004B412E" w:rsidRDefault="004B412E">
      <w:pPr>
        <w:pStyle w:val="CommentText"/>
      </w:pPr>
      <w:r>
        <w:rPr>
          <w:rStyle w:val="CommentReference"/>
        </w:rPr>
        <w:annotationRef/>
      </w:r>
      <w:r>
        <w:t>Introduce “Independent” diffusion with example</w:t>
      </w:r>
    </w:p>
  </w:comment>
  <w:comment w:id="7" w:author="James" w:date="2020-08-17T11:03:00Z" w:initials="JPH">
    <w:p w14:paraId="4561D2AF" w14:textId="0525A169" w:rsidR="004B412E" w:rsidRDefault="004B412E">
      <w:pPr>
        <w:pStyle w:val="CommentText"/>
      </w:pPr>
      <w:r>
        <w:rPr>
          <w:rStyle w:val="CommentReference"/>
        </w:rPr>
        <w:annotationRef/>
      </w:r>
      <w:r>
        <w:t>Intuition for “Interdependent” diffusion</w:t>
      </w:r>
    </w:p>
  </w:comment>
  <w:comment w:id="8" w:author="James" w:date="2020-09-16T08:16:00Z" w:initials="JPH">
    <w:p w14:paraId="0BFB0D98" w14:textId="1E21C5DE" w:rsidR="00614091" w:rsidRDefault="00614091">
      <w:pPr>
        <w:pStyle w:val="CommentText"/>
      </w:pPr>
      <w:r>
        <w:rPr>
          <w:rStyle w:val="CommentReference"/>
        </w:rPr>
        <w:annotationRef/>
      </w:r>
      <w:r>
        <w:t>Maybe pull?</w:t>
      </w:r>
      <w:r w:rsidR="00B01F06">
        <w:t xml:space="preserve"> Used twice. Maybe:</w:t>
      </w:r>
      <w:r w:rsidR="006A6D51">
        <w:t xml:space="preserve"> And the same in reverse</w:t>
      </w:r>
    </w:p>
  </w:comment>
  <w:comment w:id="9" w:author="James" w:date="2020-08-17T11:04:00Z" w:initials="JPH">
    <w:p w14:paraId="7714DE83" w14:textId="69A9D0D8" w:rsidR="004B412E" w:rsidRDefault="004B412E">
      <w:pPr>
        <w:pStyle w:val="CommentText"/>
      </w:pPr>
      <w:r>
        <w:rPr>
          <w:rStyle w:val="CommentReference"/>
        </w:rPr>
        <w:annotationRef/>
      </w:r>
      <w:r>
        <w:t>Claim that independence is ubiquitous unstated assumption, and explain why this is the case.</w:t>
      </w:r>
    </w:p>
  </w:comment>
  <w:comment w:id="10" w:author="James" w:date="2020-08-17T11:05:00Z" w:initials="JPH">
    <w:p w14:paraId="3D20A24B" w14:textId="2F05D5FE" w:rsidR="004B412E" w:rsidRDefault="004B412E">
      <w:pPr>
        <w:pStyle w:val="CommentText"/>
      </w:pPr>
      <w:r>
        <w:rPr>
          <w:rStyle w:val="CommentReference"/>
        </w:rPr>
        <w:annotationRef/>
      </w:r>
      <w:r>
        <w:t>Examples of independent diff in theoretical lit</w:t>
      </w:r>
    </w:p>
  </w:comment>
  <w:comment w:id="11" w:author="James" w:date="2020-09-15T07:48:00Z" w:initials="JPH">
    <w:p w14:paraId="6A266BFA" w14:textId="1810A774" w:rsidR="00904DD0" w:rsidRDefault="00904DD0">
      <w:pPr>
        <w:pStyle w:val="CommentText"/>
      </w:pPr>
      <w:r>
        <w:rPr>
          <w:rStyle w:val="CommentReference"/>
        </w:rPr>
        <w:annotationRef/>
      </w:r>
      <w:r>
        <w:t>The process by which? Ok to switch btw one and receiver?</w:t>
      </w:r>
    </w:p>
  </w:comment>
  <w:comment w:id="12" w:author="James" w:date="2020-09-16T08:22:00Z" w:initials="JPH">
    <w:p w14:paraId="74FB7645" w14:textId="30FDB7AA" w:rsidR="00614091" w:rsidRDefault="00614091">
      <w:pPr>
        <w:pStyle w:val="CommentText"/>
      </w:pPr>
      <w:r>
        <w:rPr>
          <w:rStyle w:val="CommentReference"/>
        </w:rPr>
        <w:annotationRef/>
      </w:r>
      <w:r>
        <w:t>say something more expansive – “while the list goes on, as a final example…</w:t>
      </w:r>
    </w:p>
  </w:comment>
  <w:comment w:id="13" w:author="James" w:date="2020-09-09T14:23:00Z" w:initials="JPH">
    <w:p w14:paraId="4594BD03" w14:textId="5332AEFC" w:rsidR="0064499C" w:rsidRDefault="0064499C">
      <w:pPr>
        <w:pStyle w:val="CommentText"/>
      </w:pPr>
      <w:r>
        <w:rPr>
          <w:rStyle w:val="CommentReference"/>
        </w:rPr>
        <w:annotationRef/>
      </w:r>
      <w:r>
        <w:t>Not really a study of social contagion, just used contagion to get at network structure. Should I use a different example?</w:t>
      </w:r>
    </w:p>
  </w:comment>
  <w:comment w:id="14" w:author="James" w:date="2020-09-11T12:32:00Z" w:initials="JPH">
    <w:p w14:paraId="328F08DD" w14:textId="79AB4C69" w:rsidR="00EC062D" w:rsidRDefault="00EC062D">
      <w:pPr>
        <w:pStyle w:val="CommentText"/>
      </w:pPr>
      <w:r>
        <w:rPr>
          <w:rStyle w:val="CommentReference"/>
        </w:rPr>
        <w:annotationRef/>
      </w:r>
      <w:r>
        <w:t>Need an additional example</w:t>
      </w:r>
    </w:p>
  </w:comment>
  <w:comment w:id="15" w:author="James" w:date="2020-09-16T07:53:00Z" w:initials="JPH">
    <w:p w14:paraId="0A1569C0" w14:textId="0E70970A" w:rsidR="008F0506" w:rsidRDefault="008F0506">
      <w:pPr>
        <w:pStyle w:val="CommentText"/>
      </w:pPr>
      <w:r>
        <w:rPr>
          <w:rStyle w:val="CommentReference"/>
        </w:rPr>
        <w:annotationRef/>
      </w:r>
      <w:proofErr w:type="spellStart"/>
      <w:r>
        <w:t>Its</w:t>
      </w:r>
      <w:proofErr w:type="spellEnd"/>
      <w:r>
        <w:t xml:space="preserve"> not </w:t>
      </w:r>
      <w:proofErr w:type="spellStart"/>
      <w:r>
        <w:t>literatlly</w:t>
      </w:r>
      <w:proofErr w:type="spellEnd"/>
      <w:r>
        <w:t xml:space="preserve"> dangerous, but it is a problem</w:t>
      </w:r>
    </w:p>
  </w:comment>
  <w:comment w:id="18" w:author="James" w:date="2020-08-20T09:49:00Z" w:initials="JPH">
    <w:p w14:paraId="31FED0FC" w14:textId="4DD3A35F" w:rsidR="002A2CCC" w:rsidRDefault="002A2CCC">
      <w:pPr>
        <w:pStyle w:val="CommentText"/>
      </w:pPr>
      <w:r>
        <w:rPr>
          <w:rStyle w:val="CommentReference"/>
        </w:rPr>
        <w:annotationRef/>
      </w:r>
      <w:r>
        <w:t>Introduce existing work on interdependent diffusion</w:t>
      </w:r>
    </w:p>
  </w:comment>
  <w:comment w:id="19" w:author="James" w:date="2020-09-11T12:34:00Z" w:initials="JPH">
    <w:p w14:paraId="6FCE7548" w14:textId="24FAABD7" w:rsidR="00EC062D" w:rsidRDefault="00EC062D">
      <w:pPr>
        <w:pStyle w:val="CommentText"/>
      </w:pPr>
      <w:r>
        <w:rPr>
          <w:rStyle w:val="CommentReference"/>
        </w:rPr>
        <w:annotationRef/>
      </w:r>
      <w:r>
        <w:t>Not clear</w:t>
      </w:r>
    </w:p>
  </w:comment>
  <w:comment w:id="24" w:author="James" w:date="2020-09-11T12:34:00Z" w:initials="JPH">
    <w:p w14:paraId="7BCAAE75" w14:textId="48A4742D" w:rsidR="00EC062D" w:rsidRDefault="00EC062D">
      <w:pPr>
        <w:pStyle w:val="CommentText"/>
      </w:pPr>
      <w:r>
        <w:rPr>
          <w:rStyle w:val="CommentReference"/>
        </w:rPr>
        <w:annotationRef/>
      </w:r>
      <w:r>
        <w:t>Assumption of independence vs. assumption that diffusants are independent… Essentially naming the assumption, spell it out the first time?</w:t>
      </w:r>
    </w:p>
  </w:comment>
  <w:comment w:id="25" w:author="James" w:date="2020-08-17T11:45:00Z" w:initials="JPH">
    <w:p w14:paraId="261C488E" w14:textId="075E0D04" w:rsidR="004B412E" w:rsidRDefault="004B412E">
      <w:pPr>
        <w:pStyle w:val="CommentText"/>
      </w:pPr>
      <w:r>
        <w:rPr>
          <w:rStyle w:val="CommentReference"/>
        </w:rPr>
        <w:annotationRef/>
      </w:r>
      <w:r>
        <w:t>What question does this paper answer?</w:t>
      </w:r>
    </w:p>
  </w:comment>
  <w:comment w:id="26" w:author="James" w:date="2020-09-14T18:05:00Z" w:initials="JPH">
    <w:p w14:paraId="763FE012" w14:textId="39ED8FDE" w:rsidR="00904DD0" w:rsidRDefault="00904DD0">
      <w:pPr>
        <w:pStyle w:val="CommentText"/>
      </w:pPr>
      <w:r>
        <w:rPr>
          <w:rStyle w:val="CommentReference"/>
        </w:rPr>
        <w:annotationRef/>
      </w:r>
      <w:r>
        <w:t xml:space="preserve">I don’t like this. It’s </w:t>
      </w:r>
      <w:proofErr w:type="spellStart"/>
      <w:r>
        <w:t>kinda</w:t>
      </w:r>
      <w:proofErr w:type="spellEnd"/>
      <w:r>
        <w:t xml:space="preserve">  </w:t>
      </w:r>
      <w:proofErr w:type="spellStart"/>
      <w:r>
        <w:t>mealymouthed</w:t>
      </w:r>
      <w:proofErr w:type="spellEnd"/>
      <w:r>
        <w:t>.</w:t>
      </w:r>
    </w:p>
  </w:comment>
  <w:comment w:id="27" w:author="James" w:date="2020-08-20T09:53:00Z" w:initials="JPH">
    <w:p w14:paraId="53B62C1E" w14:textId="6C41B9D0" w:rsidR="002A2CCC" w:rsidRDefault="002A2CCC">
      <w:pPr>
        <w:pStyle w:val="CommentText"/>
      </w:pPr>
      <w:r>
        <w:rPr>
          <w:rStyle w:val="CommentReference"/>
        </w:rPr>
        <w:annotationRef/>
      </w:r>
      <w:r>
        <w:t>Introduce mechanisms</w:t>
      </w:r>
    </w:p>
  </w:comment>
  <w:comment w:id="28" w:author="James" w:date="2020-09-16T14:10:00Z" w:initials="JPH">
    <w:p w14:paraId="2C8743EB" w14:textId="229726E7" w:rsidR="006A6D51" w:rsidRDefault="006A6D51">
      <w:pPr>
        <w:pStyle w:val="CommentText"/>
      </w:pPr>
      <w:r>
        <w:rPr>
          <w:rStyle w:val="CommentReference"/>
        </w:rPr>
        <w:annotationRef/>
      </w:r>
      <w:r>
        <w:t>Have more beliefs in common? For the parallel structure?</w:t>
      </w:r>
    </w:p>
  </w:comment>
  <w:comment w:id="29" w:author="James" w:date="2020-08-20T09:53:00Z" w:initials="JPH">
    <w:p w14:paraId="086F00FC" w14:textId="03AF5D0D" w:rsidR="002A2CCC" w:rsidRDefault="002A2CCC">
      <w:pPr>
        <w:pStyle w:val="CommentText"/>
      </w:pPr>
      <w:r>
        <w:rPr>
          <w:rStyle w:val="CommentReference"/>
        </w:rPr>
        <w:annotationRef/>
      </w:r>
      <w:r>
        <w:t>Introduce simulation</w:t>
      </w:r>
      <w:r w:rsidR="00501835">
        <w:t xml:space="preserve"> and outcomes</w:t>
      </w:r>
    </w:p>
  </w:comment>
  <w:comment w:id="30" w:author="James" w:date="2020-08-20T09:53:00Z" w:initials="JPH">
    <w:p w14:paraId="75E659CB" w14:textId="6C809949" w:rsidR="002A2CCC" w:rsidRDefault="002A2CCC">
      <w:pPr>
        <w:pStyle w:val="CommentText"/>
      </w:pPr>
      <w:r>
        <w:rPr>
          <w:rStyle w:val="CommentReference"/>
        </w:rPr>
        <w:annotationRef/>
      </w:r>
      <w:r>
        <w:t>Introduce experiment</w:t>
      </w:r>
    </w:p>
  </w:comment>
  <w:comment w:id="41" w:author="James" w:date="2020-09-14T11:55:00Z" w:initials="JPH">
    <w:p w14:paraId="3C8C7B21" w14:textId="56A3CB7D" w:rsidR="00983FE0" w:rsidRDefault="00983FE0">
      <w:pPr>
        <w:pStyle w:val="CommentText"/>
      </w:pPr>
      <w:r>
        <w:rPr>
          <w:rStyle w:val="CommentReference"/>
        </w:rPr>
        <w:annotationRef/>
      </w:r>
      <w:r>
        <w:t>Not clear</w:t>
      </w:r>
    </w:p>
  </w:comment>
  <w:comment w:id="42" w:author="James" w:date="2020-08-20T11:57:00Z" w:initials="JPH">
    <w:p w14:paraId="46D909EC" w14:textId="287CA975" w:rsidR="003017DC" w:rsidRDefault="003017DC">
      <w:pPr>
        <w:pStyle w:val="CommentText"/>
      </w:pPr>
      <w:r>
        <w:rPr>
          <w:rStyle w:val="CommentReference"/>
        </w:rPr>
        <w:annotationRef/>
      </w:r>
      <w:r>
        <w:t>Transition to / Motivate need for</w:t>
      </w:r>
      <w:r w:rsidR="00540DC2">
        <w:t xml:space="preserve"> lab</w:t>
      </w:r>
      <w:r>
        <w:t xml:space="preserve"> experiment</w:t>
      </w:r>
    </w:p>
    <w:p w14:paraId="517DB0B7" w14:textId="32B5C656" w:rsidR="00540DC2" w:rsidRDefault="00540DC2">
      <w:pPr>
        <w:pStyle w:val="CommentText"/>
      </w:pPr>
    </w:p>
    <w:p w14:paraId="028695BB" w14:textId="0B122423" w:rsidR="00540DC2" w:rsidRDefault="00540DC2">
      <w:pPr>
        <w:pStyle w:val="CommentText"/>
      </w:pPr>
      <w:r>
        <w:t>Why a Lab experiment?</w:t>
      </w:r>
    </w:p>
    <w:p w14:paraId="76F0F818" w14:textId="369DC42A" w:rsidR="00540DC2" w:rsidRDefault="00540DC2">
      <w:pPr>
        <w:pStyle w:val="CommentText"/>
      </w:pPr>
    </w:p>
    <w:p w14:paraId="477E3F6E" w14:textId="52807D55" w:rsidR="00B7782B" w:rsidRDefault="00B7782B">
      <w:pPr>
        <w:pStyle w:val="CommentText"/>
      </w:pPr>
    </w:p>
  </w:comment>
  <w:comment w:id="43" w:author="James" w:date="2020-08-25T09:59:00Z" w:initials="JPH">
    <w:p w14:paraId="6F47A1DE" w14:textId="5D00EE72" w:rsidR="00E37EFC" w:rsidRDefault="00E37EFC">
      <w:pPr>
        <w:pStyle w:val="CommentText"/>
      </w:pPr>
      <w:r>
        <w:rPr>
          <w:rStyle w:val="CommentReference"/>
        </w:rPr>
        <w:annotationRef/>
      </w:r>
      <w:r>
        <w:t>Convince the reader that this is a serious experiment? All the I’s dotted and T’s crossed.</w:t>
      </w:r>
    </w:p>
  </w:comment>
  <w:comment w:id="44" w:author="James" w:date="2020-08-20T16:15:00Z" w:initials="JPH">
    <w:p w14:paraId="1A7AD8F8" w14:textId="4AD0EA7A" w:rsidR="00B7782B" w:rsidRDefault="00B7782B">
      <w:pPr>
        <w:pStyle w:val="CommentText"/>
      </w:pPr>
      <w:r>
        <w:rPr>
          <w:rStyle w:val="CommentReference"/>
        </w:rPr>
        <w:annotationRef/>
      </w:r>
      <w:r>
        <w:t>Description of the ‘game’</w:t>
      </w:r>
    </w:p>
  </w:comment>
  <w:comment w:id="49" w:author="James" w:date="2020-09-13T10:31:00Z" w:initials="JPH">
    <w:p w14:paraId="599B65BB" w14:textId="3F722668" w:rsidR="00EC062D" w:rsidRDefault="00EC062D">
      <w:pPr>
        <w:pStyle w:val="CommentText"/>
      </w:pPr>
      <w:r>
        <w:rPr>
          <w:rStyle w:val="CommentReference"/>
        </w:rPr>
        <w:annotationRef/>
      </w:r>
      <w:r>
        <w:t>Elements? Is it an element only in the context of the mystery?</w:t>
      </w:r>
    </w:p>
  </w:comment>
  <w:comment w:id="53" w:author="James" w:date="2020-09-16T09:03:00Z" w:initials="JPH">
    <w:p w14:paraId="3E9D5C04" w14:textId="75656CAD" w:rsidR="00614091" w:rsidRDefault="00614091">
      <w:pPr>
        <w:pStyle w:val="CommentText"/>
      </w:pPr>
      <w:r>
        <w:rPr>
          <w:rStyle w:val="CommentReference"/>
        </w:rPr>
        <w:annotationRef/>
      </w:r>
      <w:r w:rsidRPr="00614091">
        <w:t>Over eight minutes of gameplay, participants on average made 28.4 classifications and adopted 16.2 clues as promising leads. One major finding is that participants came to strongly-held beliefs about which suspect was guilty and how they performed the crime. Even though there were no solutions to the given mysteries, and clues were perfectly symmetric and seeded equally in the population, over half of participants reported confidence in at least one aspect of the mystery of 95% or greater. The average difference in confidence between the most and least likely suspect, vehicle, tool, etc. was over 30% in each category.</w:t>
      </w:r>
    </w:p>
  </w:comment>
  <w:comment w:id="54" w:author="James" w:date="2020-08-21T15:56:00Z" w:initials="JPH">
    <w:p w14:paraId="3F83F683" w14:textId="77777777" w:rsidR="00E37EFC" w:rsidRDefault="00E37EFC" w:rsidP="00E37EFC">
      <w:pPr>
        <w:pStyle w:val="CommentText"/>
      </w:pPr>
      <w:r>
        <w:rPr>
          <w:rStyle w:val="CommentReference"/>
        </w:rPr>
        <w:annotationRef/>
      </w:r>
      <w:r>
        <w:t>Say something about how this gives some evidence for spontaneous emergence of worldviews.</w:t>
      </w:r>
    </w:p>
  </w:comment>
  <w:comment w:id="52" w:author="James" w:date="2020-09-14T14:19:00Z" w:initials="JPH">
    <w:p w14:paraId="0DEA0430" w14:textId="17D319CB" w:rsidR="00904DD0" w:rsidRDefault="00904DD0">
      <w:pPr>
        <w:pStyle w:val="CommentText"/>
      </w:pPr>
      <w:r>
        <w:rPr>
          <w:rStyle w:val="CommentReference"/>
        </w:rPr>
        <w:annotationRef/>
      </w:r>
      <w:r>
        <w:t>In this paragraph, the emphasis wants to fall on the middle sentence, which is awkward…</w:t>
      </w:r>
    </w:p>
  </w:comment>
  <w:comment w:id="59" w:author="James" w:date="2020-09-13T10:38:00Z" w:initials="JPH">
    <w:p w14:paraId="6CAE8B1F" w14:textId="1A3FEB18" w:rsidR="00EC062D" w:rsidRDefault="00EC062D">
      <w:pPr>
        <w:pStyle w:val="CommentText"/>
      </w:pPr>
      <w:r>
        <w:rPr>
          <w:rStyle w:val="CommentReference"/>
        </w:rPr>
        <w:annotationRef/>
      </w:r>
      <w:r>
        <w:t>Edit into two or more sentence.</w:t>
      </w:r>
    </w:p>
  </w:comment>
  <w:comment w:id="60" w:author="James" w:date="2020-09-14T14:45:00Z" w:initials="JPH">
    <w:p w14:paraId="5A780BAA" w14:textId="055200F3" w:rsidR="00904DD0" w:rsidRDefault="00904DD0">
      <w:pPr>
        <w:pStyle w:val="CommentText"/>
      </w:pPr>
      <w:r>
        <w:rPr>
          <w:rStyle w:val="CommentReference"/>
        </w:rPr>
        <w:annotationRef/>
      </w:r>
      <w:r>
        <w:t>Question mark needed?</w:t>
      </w:r>
    </w:p>
  </w:comment>
  <w:comment w:id="67" w:author="James" w:date="2020-09-13T10:40:00Z" w:initials="JPH">
    <w:p w14:paraId="473D36C2" w14:textId="69B705BF" w:rsidR="00EC062D" w:rsidRDefault="00EC062D">
      <w:pPr>
        <w:pStyle w:val="CommentText"/>
      </w:pPr>
      <w:r>
        <w:rPr>
          <w:rStyle w:val="CommentReference"/>
        </w:rPr>
        <w:annotationRef/>
      </w:r>
      <w:r>
        <w:t>Restructure this sentence to emphasize the finding, not the lack of significance.</w:t>
      </w:r>
    </w:p>
  </w:comment>
  <w:comment w:id="69" w:author="James" w:date="2020-08-24T11:47:00Z" w:initials="JPH">
    <w:p w14:paraId="175F5D9A" w14:textId="596F0527" w:rsidR="00DC7E00" w:rsidRDefault="001C1540" w:rsidP="00E5728B">
      <w:pPr>
        <w:pStyle w:val="CommentText"/>
      </w:pPr>
      <w:r>
        <w:rPr>
          <w:rStyle w:val="CommentReference"/>
        </w:rPr>
        <w:annotationRef/>
      </w:r>
      <w:r w:rsidR="00E5728B">
        <w:t>Where to label 95%ile confidence intervals? Caption?</w:t>
      </w:r>
    </w:p>
  </w:comment>
  <w:comment w:id="70" w:author="James" w:date="2020-09-13T10:46:00Z" w:initials="JPH">
    <w:p w14:paraId="064C568C" w14:textId="78753797" w:rsidR="00EC062D" w:rsidRDefault="00EC062D">
      <w:pPr>
        <w:pStyle w:val="CommentText"/>
      </w:pPr>
      <w:r>
        <w:rPr>
          <w:rStyle w:val="CommentReference"/>
        </w:rPr>
        <w:annotationRef/>
      </w:r>
      <w:r>
        <w:t>wordy</w:t>
      </w:r>
    </w:p>
  </w:comment>
  <w:comment w:id="71" w:author="James" w:date="2020-09-13T10:47:00Z" w:initials="JPH">
    <w:p w14:paraId="43238FCB" w14:textId="0DF2CF89" w:rsidR="00EC062D" w:rsidRDefault="00EC062D">
      <w:pPr>
        <w:pStyle w:val="CommentText"/>
      </w:pPr>
      <w:r>
        <w:rPr>
          <w:rStyle w:val="CommentReference"/>
        </w:rPr>
        <w:annotationRef/>
      </w:r>
      <w:r>
        <w:t>Find another way to emphasize the ideal conditions part, without resorting to italics.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F6BB65" w15:done="0"/>
  <w15:commentEx w15:paraId="4E78B168" w15:done="0"/>
  <w15:commentEx w15:paraId="4561D2AF" w15:done="0"/>
  <w15:commentEx w15:paraId="0BFB0D98" w15:done="0"/>
  <w15:commentEx w15:paraId="7714DE83" w15:done="0"/>
  <w15:commentEx w15:paraId="3D20A24B" w15:done="0"/>
  <w15:commentEx w15:paraId="6A266BFA" w15:done="0"/>
  <w15:commentEx w15:paraId="74FB7645" w15:done="0"/>
  <w15:commentEx w15:paraId="4594BD03" w15:done="0"/>
  <w15:commentEx w15:paraId="328F08DD" w15:done="0"/>
  <w15:commentEx w15:paraId="0A1569C0" w15:done="0"/>
  <w15:commentEx w15:paraId="31FED0FC" w15:done="0"/>
  <w15:commentEx w15:paraId="6FCE7548" w15:done="0"/>
  <w15:commentEx w15:paraId="7BCAAE75" w15:done="0"/>
  <w15:commentEx w15:paraId="261C488E" w15:done="0"/>
  <w15:commentEx w15:paraId="763FE012" w15:done="0"/>
  <w15:commentEx w15:paraId="53B62C1E" w15:done="0"/>
  <w15:commentEx w15:paraId="2C8743EB" w15:done="0"/>
  <w15:commentEx w15:paraId="086F00FC" w15:done="0"/>
  <w15:commentEx w15:paraId="75E659CB" w15:done="0"/>
  <w15:commentEx w15:paraId="3C8C7B21" w15:done="0"/>
  <w15:commentEx w15:paraId="477E3F6E" w15:done="0"/>
  <w15:commentEx w15:paraId="6F47A1DE" w15:done="0"/>
  <w15:commentEx w15:paraId="1A7AD8F8" w15:done="0"/>
  <w15:commentEx w15:paraId="599B65BB" w15:done="0"/>
  <w15:commentEx w15:paraId="3E9D5C04" w15:done="0"/>
  <w15:commentEx w15:paraId="3F83F683" w15:done="0"/>
  <w15:commentEx w15:paraId="0DEA0430" w15:done="0"/>
  <w15:commentEx w15:paraId="6CAE8B1F" w15:done="0"/>
  <w15:commentEx w15:paraId="5A780BAA" w15:done="0"/>
  <w15:commentEx w15:paraId="473D36C2" w15:done="0"/>
  <w15:commentEx w15:paraId="175F5D9A" w15:done="0"/>
  <w15:commentEx w15:paraId="064C568C" w15:done="0"/>
  <w15:commentEx w15:paraId="43238F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6BB65" w16cid:durableId="230866C1"/>
  <w16cid:commentId w16cid:paraId="4E78B168" w16cid:durableId="22E4E280"/>
  <w16cid:commentId w16cid:paraId="4561D2AF" w16cid:durableId="22E4E290"/>
  <w16cid:commentId w16cid:paraId="0BFB0D98" w16cid:durableId="230C4850"/>
  <w16cid:commentId w16cid:paraId="7714DE83" w16cid:durableId="22E4E2AF"/>
  <w16cid:commentId w16cid:paraId="3D20A24B" w16cid:durableId="22E4E2F3"/>
  <w16cid:commentId w16cid:paraId="6A266BFA" w16cid:durableId="230AF065"/>
  <w16cid:commentId w16cid:paraId="74FB7645" w16cid:durableId="230C49C7"/>
  <w16cid:commentId w16cid:paraId="4594BD03" w16cid:durableId="230363FE"/>
  <w16cid:commentId w16cid:paraId="328F08DD" w16cid:durableId="2305ECCF"/>
  <w16cid:commentId w16cid:paraId="0A1569C0" w16cid:durableId="230C4301"/>
  <w16cid:commentId w16cid:paraId="31FED0FC" w16cid:durableId="22E8C59E"/>
  <w16cid:commentId w16cid:paraId="6FCE7548" w16cid:durableId="2305ED46"/>
  <w16cid:commentId w16cid:paraId="7BCAAE75" w16cid:durableId="2305ED60"/>
  <w16cid:commentId w16cid:paraId="261C488E" w16cid:durableId="22E4EC3D"/>
  <w16cid:commentId w16cid:paraId="763FE012" w16cid:durableId="230A2F5F"/>
  <w16cid:commentId w16cid:paraId="53B62C1E" w16cid:durableId="22E8C685"/>
  <w16cid:commentId w16cid:paraId="2C8743EB" w16cid:durableId="230C9B6F"/>
  <w16cid:commentId w16cid:paraId="086F00FC" w16cid:durableId="22E8C694"/>
  <w16cid:commentId w16cid:paraId="75E659CB" w16cid:durableId="22E8C6A8"/>
  <w16cid:commentId w16cid:paraId="3C8C7B21" w16cid:durableId="2309D89D"/>
  <w16cid:commentId w16cid:paraId="477E3F6E" w16cid:durableId="22E8E3B8"/>
  <w16cid:commentId w16cid:paraId="6F47A1DE" w16cid:durableId="22EF5F76"/>
  <w16cid:commentId w16cid:paraId="1A7AD8F8" w16cid:durableId="22E92012"/>
  <w16cid:commentId w16cid:paraId="599B65BB" w16cid:durableId="23087377"/>
  <w16cid:commentId w16cid:paraId="3E9D5C04" w16cid:durableId="230C537B"/>
  <w16cid:commentId w16cid:paraId="3F83F683" w16cid:durableId="22EE1DF4"/>
  <w16cid:commentId w16cid:paraId="0DEA0430" w16cid:durableId="2309FA84"/>
  <w16cid:commentId w16cid:paraId="6CAE8B1F" w16cid:durableId="2308751B"/>
  <w16cid:commentId w16cid:paraId="5A780BAA" w16cid:durableId="230A008A"/>
  <w16cid:commentId w16cid:paraId="473D36C2" w16cid:durableId="230875AC"/>
  <w16cid:commentId w16cid:paraId="175F5D9A" w16cid:durableId="22EE275A"/>
  <w16cid:commentId w16cid:paraId="064C568C" w16cid:durableId="23087710"/>
  <w16cid:commentId w16cid:paraId="43238FCB" w16cid:durableId="230877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5E228" w14:textId="77777777" w:rsidR="00BC12B2" w:rsidRDefault="00BC12B2" w:rsidP="00D73714">
      <w:r>
        <w:separator/>
      </w:r>
    </w:p>
  </w:endnote>
  <w:endnote w:type="continuationSeparator" w:id="0">
    <w:p w14:paraId="2792048B" w14:textId="77777777" w:rsidR="00BC12B2" w:rsidRDefault="00BC12B2" w:rsidP="00D73714">
      <w:r>
        <w:continuationSeparator/>
      </w:r>
    </w:p>
  </w:endnote>
  <w:endnote w:type="continuationNotice" w:id="1">
    <w:p w14:paraId="4FCEB9E8" w14:textId="77777777" w:rsidR="00BC12B2" w:rsidRDefault="00BC12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w:panose1 w:val="00000000000000000000"/>
    <w:charset w:val="4D"/>
    <w:family w:val="auto"/>
    <w:pitch w:val="variable"/>
    <w:sig w:usb0="A00002FF" w:usb1="7800205A" w:usb2="14600000" w:usb3="00000000" w:csb0="00000193"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62B6A" w14:textId="77777777" w:rsidR="0058524A" w:rsidRDefault="005852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58524A" w:rsidRDefault="0058524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58524A" w:rsidRDefault="005852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58524A" w:rsidRDefault="0058524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58524A" w:rsidRDefault="00585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CF6EB" w14:textId="77777777" w:rsidR="00BC12B2" w:rsidRDefault="00BC12B2" w:rsidP="00D73714">
      <w:r>
        <w:separator/>
      </w:r>
    </w:p>
  </w:footnote>
  <w:footnote w:type="continuationSeparator" w:id="0">
    <w:p w14:paraId="0A243858" w14:textId="77777777" w:rsidR="00BC12B2" w:rsidRDefault="00BC12B2" w:rsidP="00D73714">
      <w:r>
        <w:continuationSeparator/>
      </w:r>
    </w:p>
  </w:footnote>
  <w:footnote w:type="continuationNotice" w:id="1">
    <w:p w14:paraId="4513CC33" w14:textId="77777777" w:rsidR="00BC12B2" w:rsidRDefault="00BC12B2"/>
  </w:footnote>
  <w:footnote w:id="2">
    <w:p w14:paraId="4C8CD725" w14:textId="35DDEDDC" w:rsidR="006A6D51" w:rsidRDefault="006A6D51">
      <w:pPr>
        <w:pStyle w:val="FootnoteText"/>
      </w:pPr>
      <w:r>
        <w:rPr>
          <w:rStyle w:val="FootnoteReference"/>
        </w:rPr>
        <w:footnoteRef/>
      </w:r>
      <w:r>
        <w:t xml:space="preserve"> </w:t>
      </w:r>
      <w:r>
        <w:rPr>
          <w:rFonts w:ascii="Helvetica" w:hAnsi="Helvetica"/>
        </w:rPr>
        <w:t xml:space="preserve">along with commentary by Butts and others </w:t>
      </w:r>
      <w:r w:rsidRPr="00481945">
        <w:rPr>
          <w:rFonts w:ascii="Helvetica" w:hAnsi="Helvetica"/>
          <w:i/>
        </w:rPr>
        <w:t>(1</w:t>
      </w:r>
      <w:r>
        <w:rPr>
          <w:rFonts w:ascii="Helvetica" w:hAnsi="Helvetica"/>
          <w:i/>
        </w:rPr>
        <w:t>8-</w:t>
      </w:r>
      <w:r w:rsidRPr="00481945">
        <w:rPr>
          <w:rFonts w:ascii="Helvetica" w:hAnsi="Helvetica"/>
          <w:i/>
        </w:rPr>
        <w:t>20)</w:t>
      </w:r>
    </w:p>
  </w:footnote>
  <w:footnote w:id="3">
    <w:p w14:paraId="06001E63" w14:textId="1CCB3420" w:rsidR="002A2CCC" w:rsidRDefault="002A2CCC">
      <w:pPr>
        <w:pStyle w:val="FootnoteText"/>
      </w:pPr>
      <w:r>
        <w:rPr>
          <w:rStyle w:val="FootnoteReference"/>
        </w:rPr>
        <w:footnoteRef/>
      </w:r>
      <w:r>
        <w:t xml:space="preserve"> </w:t>
      </w:r>
      <w:r>
        <w:rPr>
          <w:rFonts w:ascii="Helvetica" w:hAnsi="Helvetica"/>
        </w:rPr>
        <w:t>Throughout this paper, I use the term</w:t>
      </w:r>
      <w:r w:rsidRPr="00481945">
        <w:rPr>
          <w:rFonts w:ascii="Helvetica" w:hAnsi="Helvetica"/>
        </w:rPr>
        <w:t xml:space="preserve"> </w:t>
      </w:r>
      <w:r>
        <w:rPr>
          <w:rFonts w:ascii="Helvetica" w:hAnsi="Helvetica"/>
        </w:rPr>
        <w:t>“</w:t>
      </w:r>
      <w:r w:rsidRPr="00481945">
        <w:rPr>
          <w:rFonts w:ascii="Helvetica" w:hAnsi="Helvetica"/>
        </w:rPr>
        <w:t>beliefs</w:t>
      </w:r>
      <w:r>
        <w:rPr>
          <w:rFonts w:ascii="Helvetica" w:hAnsi="Helvetica"/>
        </w:rPr>
        <w:t>” to refer to statements of fact</w:t>
      </w:r>
      <w:r w:rsidRPr="00481945">
        <w:rPr>
          <w:rFonts w:ascii="Helvetica" w:hAnsi="Helvetica"/>
        </w:rPr>
        <w:t>, rather than value</w:t>
      </w:r>
      <w:r>
        <w:rPr>
          <w:rFonts w:ascii="Helvetica" w:hAnsi="Helvetica"/>
        </w:rPr>
        <w:t>s</w:t>
      </w:r>
      <w:r w:rsidRPr="00481945">
        <w:rPr>
          <w:rFonts w:ascii="Helvetica" w:hAnsi="Helvetica"/>
        </w:rPr>
        <w:t xml:space="preserve"> or ideal</w:t>
      </w:r>
      <w:r>
        <w:rPr>
          <w:rFonts w:ascii="Helvetica" w:hAnsi="Helvetica"/>
        </w:rPr>
        <w:t>s</w:t>
      </w:r>
      <w:r w:rsidRPr="00481945">
        <w:rPr>
          <w:rFonts w:ascii="Helvetica" w:hAnsi="Helvetica"/>
        </w:rPr>
        <w:t>.</w:t>
      </w:r>
    </w:p>
  </w:footnote>
  <w:footnote w:id="4">
    <w:p w14:paraId="0977DAF2" w14:textId="4FF5A97F" w:rsidR="002A2CCC" w:rsidRDefault="002A2CCC">
      <w:pPr>
        <w:pStyle w:val="FootnoteText"/>
      </w:pPr>
      <w:r>
        <w:rPr>
          <w:rStyle w:val="FootnoteReference"/>
        </w:rPr>
        <w:footnoteRef/>
      </w:r>
      <w:r>
        <w:t xml:space="preserve"> </w:t>
      </w:r>
      <w:r>
        <w:rPr>
          <w:rFonts w:ascii="Helvetica" w:hAnsi="Helvetica"/>
        </w:rPr>
        <w:t xml:space="preserve">Avoiding the need to pre-specify compatibility between beliefs </w:t>
      </w:r>
      <w:r>
        <w:rPr>
          <w:rFonts w:ascii="Helvetica" w:hAnsi="Helvetica"/>
        </w:rPr>
        <w:t xml:space="preserve">gives confidence that </w:t>
      </w:r>
      <w:r w:rsidRPr="00481945">
        <w:rPr>
          <w:rFonts w:ascii="Helvetica" w:hAnsi="Helvetica"/>
        </w:rPr>
        <w:t>any systematic variation</w:t>
      </w:r>
      <w:r w:rsidR="0064499C">
        <w:rPr>
          <w:rFonts w:ascii="Helvetica" w:hAnsi="Helvetica"/>
        </w:rPr>
        <w:t xml:space="preserve"> in</w:t>
      </w:r>
      <w:r w:rsidRPr="00481945">
        <w:rPr>
          <w:rFonts w:ascii="Helvetica" w:hAnsi="Helvetica"/>
        </w:rPr>
        <w:t xml:space="preserve"> </w:t>
      </w:r>
      <w:r>
        <w:rPr>
          <w:rFonts w:ascii="Helvetica" w:hAnsi="Helvetica"/>
        </w:rPr>
        <w:t>adoption</w:t>
      </w:r>
      <w:r w:rsidRPr="00481945">
        <w:rPr>
          <w:rFonts w:ascii="Helvetica" w:hAnsi="Helvetica"/>
        </w:rPr>
        <w:t xml:space="preserve"> can be attributed to the diffusion process rather than to the </w:t>
      </w:r>
      <w:r>
        <w:rPr>
          <w:rFonts w:ascii="Helvetica" w:hAnsi="Helvetica"/>
        </w:rPr>
        <w:t>assumed relationships</w:t>
      </w:r>
      <w:r>
        <w:rPr>
          <w:rFonts w:ascii="Helvetica" w:hAnsi="Helvetica"/>
        </w:rPr>
        <w:t>.</w:t>
      </w:r>
      <w:r w:rsidR="003017DC">
        <w:rPr>
          <w:rFonts w:ascii="Helvetica" w:hAnsi="Helvetica"/>
        </w:rPr>
        <w:t xml:space="preserve"> The importance of this is outlined in the supplement.</w:t>
      </w:r>
    </w:p>
  </w:footnote>
  <w:footnote w:id="5">
    <w:p w14:paraId="0942E169" w14:textId="41628F04" w:rsidR="003017DC" w:rsidRDefault="003017DC">
      <w:pPr>
        <w:pStyle w:val="FootnoteText"/>
      </w:pPr>
      <w:r>
        <w:rPr>
          <w:rStyle w:val="FootnoteReference"/>
        </w:rPr>
        <w:footnoteRef/>
      </w:r>
      <w:r>
        <w:t xml:space="preserve"> </w:t>
      </w:r>
      <w:r w:rsidRPr="00B60C37">
        <w:rPr>
          <w:rFonts w:ascii="Helvetica" w:hAnsi="Helvetica"/>
        </w:rPr>
        <w:t xml:space="preserve">The results of the simulation are </w:t>
      </w:r>
      <w:r w:rsidR="0064499C" w:rsidRPr="00B60C37">
        <w:rPr>
          <w:rFonts w:ascii="Helvetica" w:hAnsi="Helvetica"/>
        </w:rPr>
        <w:t>qualitatively similar</w:t>
      </w:r>
      <w:r w:rsidRPr="00B60C37">
        <w:rPr>
          <w:rFonts w:ascii="Helvetica" w:hAnsi="Helvetica"/>
        </w:rPr>
        <w:t xml:space="preserve"> with other thresholds or decision rules</w:t>
      </w:r>
      <w:r w:rsidR="00983FE0">
        <w:rPr>
          <w:rFonts w:ascii="Helvetica" w:hAnsi="Helvetica"/>
        </w:rPr>
        <w:t>.</w:t>
      </w:r>
    </w:p>
  </w:footnote>
  <w:footnote w:id="6">
    <w:p w14:paraId="4CA52C89" w14:textId="67F2E67D" w:rsidR="00501835" w:rsidRDefault="00501835">
      <w:pPr>
        <w:pStyle w:val="FootnoteText"/>
      </w:pPr>
      <w:r>
        <w:rPr>
          <w:rStyle w:val="FootnoteReference"/>
        </w:rPr>
        <w:footnoteRef/>
      </w:r>
      <w:r>
        <w:t xml:space="preserve"> There are </w:t>
      </w:r>
      <w:r w:rsidRPr="00501835">
        <w:t>many</w:t>
      </w:r>
      <w:r>
        <w:t xml:space="preserve"> complex</w:t>
      </w:r>
      <w:r w:rsidRPr="00501835">
        <w:t xml:space="preserve"> measures </w:t>
      </w:r>
      <w:r>
        <w:t>of</w:t>
      </w:r>
      <w:r w:rsidRPr="00501835">
        <w:t xml:space="preserve"> polarization </w:t>
      </w:r>
      <w:r>
        <w:t xml:space="preserve">in the literature </w:t>
      </w:r>
      <w:r w:rsidRPr="00501835">
        <w:rPr>
          <w:i/>
        </w:rPr>
        <w:t>(</w:t>
      </w:r>
      <w:r>
        <w:rPr>
          <w:i/>
        </w:rPr>
        <w:t>14, 15, 17, 26-32</w:t>
      </w:r>
      <w:r w:rsidRPr="00501835">
        <w:rPr>
          <w:i/>
        </w:rPr>
        <w:t xml:space="preserve"> for a sample)</w:t>
      </w:r>
      <w:r w:rsidRPr="00501835">
        <w:t xml:space="preserve">, </w:t>
      </w:r>
      <w:r>
        <w:t xml:space="preserve">which </w:t>
      </w:r>
      <w:r w:rsidRPr="00501835">
        <w:t xml:space="preserve">generally attempt to represent three basic intuitions. First, that individuals within the same ideological camp come to be more similar to one another. Secondly, that individuals in different ideological camps become more </w:t>
      </w:r>
      <w:r w:rsidRPr="00501835">
        <w:rPr>
          <w:i/>
        </w:rPr>
        <w:t>dis</w:t>
      </w:r>
      <w:r w:rsidRPr="00501835">
        <w:t>similar to one another. Lastly</w:t>
      </w:r>
      <w:r>
        <w:t>,</w:t>
      </w:r>
      <w:r w:rsidRPr="00501835">
        <w:t xml:space="preserve"> that an individual’s position on one dimension of belief </w:t>
      </w:r>
      <w:r>
        <w:t>becomes</w:t>
      </w:r>
      <w:r w:rsidRPr="00501835">
        <w:t xml:space="preserve"> informative </w:t>
      </w:r>
      <w:r>
        <w:t xml:space="preserve">of </w:t>
      </w:r>
      <w:r w:rsidRPr="00501835">
        <w:t xml:space="preserve">their position on other dimensions. As my purpose is not to </w:t>
      </w:r>
      <w:r>
        <w:t>identify camps and their members</w:t>
      </w:r>
      <w:r w:rsidRPr="00501835">
        <w:t xml:space="preserve">, but to suggest that one set of conditions is more generative of polarization than another, </w:t>
      </w:r>
      <w:r>
        <w:t>these measures add more complexity than</w:t>
      </w:r>
      <w:r w:rsidRPr="00501835">
        <w:t xml:space="preserve"> value. Instead I report heuristic measures characterizing the above three intuitions.</w:t>
      </w:r>
    </w:p>
  </w:footnote>
  <w:footnote w:id="7">
    <w:p w14:paraId="21D66383" w14:textId="3EECC971" w:rsidR="00B175D1" w:rsidRDefault="00B175D1">
      <w:pPr>
        <w:pStyle w:val="FootnoteText"/>
      </w:pPr>
      <w:r>
        <w:rPr>
          <w:rStyle w:val="FootnoteReference"/>
        </w:rPr>
        <w:footnoteRef/>
      </w:r>
      <w:r>
        <w:t xml:space="preserve"> </w:t>
      </w:r>
      <w:r>
        <w:rPr>
          <w:rFonts w:ascii="Helvetica" w:hAnsi="Helvetica"/>
        </w:rPr>
        <w:t xml:space="preserve">This sample size was </w:t>
      </w:r>
      <w:r>
        <w:rPr>
          <w:rFonts w:ascii="Helvetica" w:hAnsi="Helvetica"/>
        </w:rPr>
        <w:t xml:space="preserve">chosen </w:t>
      </w:r>
      <w:r>
        <w:rPr>
          <w:rFonts w:ascii="Helvetica" w:hAnsi="Helvetica"/>
        </w:rPr>
        <w:t xml:space="preserve">primarily </w:t>
      </w:r>
      <w:r>
        <w:rPr>
          <w:rFonts w:ascii="Helvetica" w:hAnsi="Helvetica"/>
        </w:rPr>
        <w:t>to satisfy</w:t>
      </w:r>
      <w:r>
        <w:rPr>
          <w:rFonts w:ascii="Helvetica" w:hAnsi="Helvetica"/>
        </w:rPr>
        <w:t xml:space="preserve"> budget constraints.</w:t>
      </w:r>
    </w:p>
  </w:footnote>
  <w:footnote w:id="8">
    <w:p w14:paraId="22C12B83" w14:textId="63C500D0" w:rsidR="00614091" w:rsidRPr="00614091" w:rsidRDefault="00614091" w:rsidP="00614091">
      <w:pPr>
        <w:pStyle w:val="FootnoteText"/>
      </w:pPr>
      <w:r>
        <w:rPr>
          <w:rStyle w:val="FootnoteReference"/>
        </w:rPr>
        <w:footnoteRef/>
      </w:r>
      <w:r>
        <w:t xml:space="preserve"> </w:t>
      </w:r>
      <w:r w:rsidRPr="00614091">
        <w:t xml:space="preserve">The preregistration can be found at </w:t>
      </w:r>
      <w:hyperlink r:id="rId1" w:history="1">
        <w:r w:rsidRPr="00614091">
          <w:rPr>
            <w:rStyle w:val="Hyperlink"/>
          </w:rPr>
          <w:t>https://osf.io/239ns</w:t>
        </w:r>
      </w:hyperlink>
    </w:p>
    <w:p w14:paraId="74651818" w14:textId="53808F42" w:rsidR="00614091" w:rsidRDefault="00614091">
      <w:pPr>
        <w:pStyle w:val="FootnoteText"/>
      </w:pPr>
    </w:p>
  </w:footnote>
  <w:footnote w:id="9">
    <w:p w14:paraId="73588CA2" w14:textId="5EAD87DF" w:rsidR="00EC062D" w:rsidRPr="0064499C" w:rsidRDefault="00EC062D" w:rsidP="00EC062D">
      <w:pPr>
        <w:pStyle w:val="FootnoteText"/>
        <w:rPr>
          <w:rFonts w:ascii="Helvetica" w:hAnsi="Helvetica"/>
        </w:rPr>
      </w:pPr>
      <w:r w:rsidRPr="0064499C">
        <w:rPr>
          <w:rStyle w:val="FootnoteReference"/>
          <w:rFonts w:ascii="Helvetica" w:hAnsi="Helvetica"/>
        </w:rPr>
        <w:footnoteRef/>
      </w:r>
      <w:r w:rsidRPr="0064499C">
        <w:rPr>
          <w:rFonts w:ascii="Helvetica" w:hAnsi="Helvetica"/>
        </w:rPr>
        <w:t xml:space="preserve"> Indeed, this was one of the hopes of the early internet. Unfortunately, evidence suggests that the internet has not led to global concord. Present-day calls to break up online “filter bubbles” make a similar argument that </w:t>
      </w:r>
      <w:del w:id="61" w:author="James" w:date="2020-09-17T09:18:00Z">
        <w:r w:rsidRPr="0064499C" w:rsidDel="00FD4D31">
          <w:rPr>
            <w:rFonts w:ascii="Helvetica" w:hAnsi="Helvetica"/>
          </w:rPr>
          <w:delText xml:space="preserve">fixing </w:delText>
        </w:r>
      </w:del>
      <w:ins w:id="62" w:author="James" w:date="2020-09-17T09:18:00Z">
        <w:r w:rsidR="00FD4D31">
          <w:rPr>
            <w:rFonts w:ascii="Helvetica" w:hAnsi="Helvetica"/>
          </w:rPr>
          <w:t>changes to</w:t>
        </w:r>
        <w:r w:rsidR="00FD4D31" w:rsidRPr="0064499C">
          <w:rPr>
            <w:rFonts w:ascii="Helvetica" w:hAnsi="Helvetica"/>
          </w:rPr>
          <w:t xml:space="preserve"> </w:t>
        </w:r>
      </w:ins>
      <w:r w:rsidRPr="0064499C">
        <w:rPr>
          <w:rFonts w:ascii="Helvetica" w:hAnsi="Helvetica"/>
        </w:rPr>
        <w:t xml:space="preserve">network structure will help reduce polarization, </w:t>
      </w:r>
      <w:del w:id="63" w:author="James" w:date="2020-09-17T09:18:00Z">
        <w:r w:rsidRPr="0064499C" w:rsidDel="00FD4D31">
          <w:rPr>
            <w:rFonts w:ascii="Helvetica" w:hAnsi="Helvetica"/>
          </w:rPr>
          <w:delText xml:space="preserve">changing </w:delText>
        </w:r>
      </w:del>
      <w:ins w:id="64" w:author="James" w:date="2020-09-17T09:18:00Z">
        <w:r w:rsidR="00FD4D31">
          <w:rPr>
            <w:rFonts w:ascii="Helvetica" w:hAnsi="Helvetica"/>
          </w:rPr>
          <w:t>substituting</w:t>
        </w:r>
        <w:r w:rsidR="00FD4D31" w:rsidRPr="0064499C">
          <w:rPr>
            <w:rFonts w:ascii="Helvetica" w:hAnsi="Helvetica"/>
          </w:rPr>
          <w:t xml:space="preserve"> </w:t>
        </w:r>
      </w:ins>
      <w:r w:rsidRPr="0064499C">
        <w:rPr>
          <w:rFonts w:ascii="Helvetica" w:hAnsi="Helvetica"/>
        </w:rPr>
        <w:t xml:space="preserve">only the </w:t>
      </w:r>
      <w:del w:id="65" w:author="James" w:date="2020-09-17T09:19:00Z">
        <w:r w:rsidRPr="0064499C" w:rsidDel="00FD4D31">
          <w:rPr>
            <w:rFonts w:ascii="Helvetica" w:hAnsi="Helvetica"/>
          </w:rPr>
          <w:delText>claims about how the internet shapes social network structure</w:delText>
        </w:r>
      </w:del>
      <w:ins w:id="66" w:author="James" w:date="2020-09-17T09:19:00Z">
        <w:r w:rsidR="00FD4D31">
          <w:rPr>
            <w:rFonts w:ascii="Helvetica" w:hAnsi="Helvetica"/>
          </w:rPr>
          <w:t>type of change to be made</w:t>
        </w:r>
      </w:ins>
      <w:r w:rsidRPr="0064499C">
        <w:rPr>
          <w:rFonts w:ascii="Helvetica" w:hAnsi="Helvetic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045F4" w14:textId="77777777" w:rsidR="0058524A" w:rsidRDefault="005852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7EA5C" w14:textId="77777777" w:rsidR="0058524A" w:rsidRDefault="0058524A" w:rsidP="00481945">
    <w:pPr>
      <w:pStyle w:val="Header"/>
      <w:tabs>
        <w:tab w:val="clear" w:pos="4320"/>
        <w:tab w:val="clear" w:pos="8640"/>
        <w:tab w:val="left" w:pos="32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58524A" w:rsidRPr="00204015" w:rsidRDefault="0058524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58524A" w:rsidRDefault="0058524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438115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F381F3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0BC35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6AE42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321F8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692BF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66E7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1A633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D2A2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DC1E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51645"/>
    <w:multiLevelType w:val="hybridMultilevel"/>
    <w:tmpl w:val="A9F23696"/>
    <w:lvl w:ilvl="0" w:tplc="26223B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A07104"/>
    <w:multiLevelType w:val="hybridMultilevel"/>
    <w:tmpl w:val="D822268A"/>
    <w:lvl w:ilvl="0" w:tplc="A62091D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0654C4"/>
    <w:multiLevelType w:val="hybridMultilevel"/>
    <w:tmpl w:val="78F495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D0D72"/>
    <w:multiLevelType w:val="hybridMultilevel"/>
    <w:tmpl w:val="3E5001E0"/>
    <w:lvl w:ilvl="0" w:tplc="31247EA6">
      <w:start w:val="1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E7814"/>
    <w:multiLevelType w:val="hybridMultilevel"/>
    <w:tmpl w:val="4DA63FA6"/>
    <w:lvl w:ilvl="0" w:tplc="1736BF08">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4D12FE"/>
    <w:multiLevelType w:val="hybridMultilevel"/>
    <w:tmpl w:val="E23CC152"/>
    <w:lvl w:ilvl="0" w:tplc="CC6AB2F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209CF"/>
    <w:multiLevelType w:val="hybridMultilevel"/>
    <w:tmpl w:val="29AACE58"/>
    <w:lvl w:ilvl="0" w:tplc="2FF88462">
      <w:start w:val="150"/>
      <w:numFmt w:val="bullet"/>
      <w:lvlText w:val="-"/>
      <w:lvlJc w:val="left"/>
      <w:pPr>
        <w:ind w:left="720" w:hanging="360"/>
      </w:pPr>
      <w:rPr>
        <w:rFonts w:ascii="Palatino" w:eastAsia="Times New Roman" w:hAnsi="Palatin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F30C19"/>
    <w:multiLevelType w:val="hybridMultilevel"/>
    <w:tmpl w:val="70F02F8A"/>
    <w:lvl w:ilvl="0" w:tplc="8F6460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8"/>
  </w:num>
  <w:num w:numId="14">
    <w:abstractNumId w:val="16"/>
  </w:num>
  <w:num w:numId="15">
    <w:abstractNumId w:val="10"/>
  </w:num>
  <w:num w:numId="16">
    <w:abstractNumId w:val="12"/>
  </w:num>
  <w:num w:numId="17">
    <w:abstractNumId w:val="17"/>
  </w:num>
  <w:num w:numId="18">
    <w:abstractNumId w:val="14"/>
  </w:num>
  <w:num w:numId="1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w15:presenceInfo w15:providerId="None" w15:userId="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0594"/>
    <w:rsid w:val="00000B59"/>
    <w:rsid w:val="00001C29"/>
    <w:rsid w:val="00002465"/>
    <w:rsid w:val="00002523"/>
    <w:rsid w:val="00006611"/>
    <w:rsid w:val="000079A2"/>
    <w:rsid w:val="0001660E"/>
    <w:rsid w:val="00021E27"/>
    <w:rsid w:val="0002326C"/>
    <w:rsid w:val="00024AAB"/>
    <w:rsid w:val="000265B2"/>
    <w:rsid w:val="00026FDD"/>
    <w:rsid w:val="00027593"/>
    <w:rsid w:val="000305C8"/>
    <w:rsid w:val="00031906"/>
    <w:rsid w:val="00035AE3"/>
    <w:rsid w:val="00037459"/>
    <w:rsid w:val="00042B9A"/>
    <w:rsid w:val="00045D67"/>
    <w:rsid w:val="000475A0"/>
    <w:rsid w:val="00047DB1"/>
    <w:rsid w:val="00053D51"/>
    <w:rsid w:val="000562CC"/>
    <w:rsid w:val="0006127C"/>
    <w:rsid w:val="000617D8"/>
    <w:rsid w:val="00061D02"/>
    <w:rsid w:val="000621C3"/>
    <w:rsid w:val="000666BA"/>
    <w:rsid w:val="00066C17"/>
    <w:rsid w:val="0006778D"/>
    <w:rsid w:val="00072E95"/>
    <w:rsid w:val="000765FA"/>
    <w:rsid w:val="00077016"/>
    <w:rsid w:val="00077272"/>
    <w:rsid w:val="000834A6"/>
    <w:rsid w:val="00083C83"/>
    <w:rsid w:val="000859DF"/>
    <w:rsid w:val="00095099"/>
    <w:rsid w:val="00095F5B"/>
    <w:rsid w:val="00096A40"/>
    <w:rsid w:val="000A0490"/>
    <w:rsid w:val="000A0749"/>
    <w:rsid w:val="000A1DC8"/>
    <w:rsid w:val="000A2A91"/>
    <w:rsid w:val="000A4D57"/>
    <w:rsid w:val="000A5E23"/>
    <w:rsid w:val="000B262E"/>
    <w:rsid w:val="000B374B"/>
    <w:rsid w:val="000B6875"/>
    <w:rsid w:val="000B6E3C"/>
    <w:rsid w:val="000C0A12"/>
    <w:rsid w:val="000C15DB"/>
    <w:rsid w:val="000C212B"/>
    <w:rsid w:val="000C44E6"/>
    <w:rsid w:val="000C460C"/>
    <w:rsid w:val="000C7F0C"/>
    <w:rsid w:val="000D000A"/>
    <w:rsid w:val="000D090E"/>
    <w:rsid w:val="000D28E4"/>
    <w:rsid w:val="000D38EE"/>
    <w:rsid w:val="000D6484"/>
    <w:rsid w:val="000D7E52"/>
    <w:rsid w:val="000E1355"/>
    <w:rsid w:val="000E20BD"/>
    <w:rsid w:val="000E28E5"/>
    <w:rsid w:val="000E4F10"/>
    <w:rsid w:val="000E6797"/>
    <w:rsid w:val="000F5752"/>
    <w:rsid w:val="000F5973"/>
    <w:rsid w:val="000F67CB"/>
    <w:rsid w:val="000F6CCA"/>
    <w:rsid w:val="00100640"/>
    <w:rsid w:val="001027B8"/>
    <w:rsid w:val="0010316C"/>
    <w:rsid w:val="00103811"/>
    <w:rsid w:val="001068CB"/>
    <w:rsid w:val="00107378"/>
    <w:rsid w:val="00111899"/>
    <w:rsid w:val="001136D0"/>
    <w:rsid w:val="00113A50"/>
    <w:rsid w:val="00114256"/>
    <w:rsid w:val="0011610A"/>
    <w:rsid w:val="00121265"/>
    <w:rsid w:val="00122855"/>
    <w:rsid w:val="001236C2"/>
    <w:rsid w:val="001331D7"/>
    <w:rsid w:val="001338AC"/>
    <w:rsid w:val="00133F35"/>
    <w:rsid w:val="00137335"/>
    <w:rsid w:val="00142861"/>
    <w:rsid w:val="00142EE3"/>
    <w:rsid w:val="0014557F"/>
    <w:rsid w:val="0015337F"/>
    <w:rsid w:val="00153565"/>
    <w:rsid w:val="0015549E"/>
    <w:rsid w:val="001558BB"/>
    <w:rsid w:val="001616EB"/>
    <w:rsid w:val="00161E57"/>
    <w:rsid w:val="0016297C"/>
    <w:rsid w:val="00165D59"/>
    <w:rsid w:val="00171911"/>
    <w:rsid w:val="00171BF4"/>
    <w:rsid w:val="00175293"/>
    <w:rsid w:val="001775FA"/>
    <w:rsid w:val="00183EB5"/>
    <w:rsid w:val="001860D1"/>
    <w:rsid w:val="001871B4"/>
    <w:rsid w:val="00191FA1"/>
    <w:rsid w:val="001924B4"/>
    <w:rsid w:val="00193357"/>
    <w:rsid w:val="00193FD6"/>
    <w:rsid w:val="0019470A"/>
    <w:rsid w:val="001A3070"/>
    <w:rsid w:val="001A30ED"/>
    <w:rsid w:val="001A778F"/>
    <w:rsid w:val="001B07DD"/>
    <w:rsid w:val="001B2172"/>
    <w:rsid w:val="001B7650"/>
    <w:rsid w:val="001B7A4E"/>
    <w:rsid w:val="001C1540"/>
    <w:rsid w:val="001C61A3"/>
    <w:rsid w:val="001D09C5"/>
    <w:rsid w:val="001D13FB"/>
    <w:rsid w:val="001D221B"/>
    <w:rsid w:val="001D37A2"/>
    <w:rsid w:val="001D4227"/>
    <w:rsid w:val="001D4C6A"/>
    <w:rsid w:val="001D4E79"/>
    <w:rsid w:val="001E0264"/>
    <w:rsid w:val="001E0DD5"/>
    <w:rsid w:val="001E56E0"/>
    <w:rsid w:val="001E59C0"/>
    <w:rsid w:val="001E5BD7"/>
    <w:rsid w:val="001F13F5"/>
    <w:rsid w:val="001F19C1"/>
    <w:rsid w:val="001F1D16"/>
    <w:rsid w:val="001F2A4F"/>
    <w:rsid w:val="001F2E6B"/>
    <w:rsid w:val="001F36A4"/>
    <w:rsid w:val="00203D68"/>
    <w:rsid w:val="002053AF"/>
    <w:rsid w:val="0020690B"/>
    <w:rsid w:val="00211FE9"/>
    <w:rsid w:val="002148AB"/>
    <w:rsid w:val="00215443"/>
    <w:rsid w:val="00216C31"/>
    <w:rsid w:val="00217411"/>
    <w:rsid w:val="00217564"/>
    <w:rsid w:val="00225D0A"/>
    <w:rsid w:val="002301E1"/>
    <w:rsid w:val="002303A0"/>
    <w:rsid w:val="00230D22"/>
    <w:rsid w:val="00232BBB"/>
    <w:rsid w:val="0023383E"/>
    <w:rsid w:val="00236774"/>
    <w:rsid w:val="00236F8D"/>
    <w:rsid w:val="0024313A"/>
    <w:rsid w:val="00244508"/>
    <w:rsid w:val="002448ED"/>
    <w:rsid w:val="002459F1"/>
    <w:rsid w:val="00245FA0"/>
    <w:rsid w:val="002475FA"/>
    <w:rsid w:val="0025074B"/>
    <w:rsid w:val="00252212"/>
    <w:rsid w:val="00257BB8"/>
    <w:rsid w:val="002616D1"/>
    <w:rsid w:val="002626D3"/>
    <w:rsid w:val="00263639"/>
    <w:rsid w:val="0026473A"/>
    <w:rsid w:val="002653EC"/>
    <w:rsid w:val="00270F47"/>
    <w:rsid w:val="002736DA"/>
    <w:rsid w:val="00273A37"/>
    <w:rsid w:val="0027515B"/>
    <w:rsid w:val="00275B8C"/>
    <w:rsid w:val="00275FF2"/>
    <w:rsid w:val="00276AA8"/>
    <w:rsid w:val="00280566"/>
    <w:rsid w:val="002815C8"/>
    <w:rsid w:val="00282DD0"/>
    <w:rsid w:val="002854C8"/>
    <w:rsid w:val="00285CDE"/>
    <w:rsid w:val="00290275"/>
    <w:rsid w:val="00290CCD"/>
    <w:rsid w:val="00293D71"/>
    <w:rsid w:val="00293EE0"/>
    <w:rsid w:val="0029404C"/>
    <w:rsid w:val="002943FF"/>
    <w:rsid w:val="002966C4"/>
    <w:rsid w:val="00296F9A"/>
    <w:rsid w:val="002A0AC4"/>
    <w:rsid w:val="002A1099"/>
    <w:rsid w:val="002A2CCC"/>
    <w:rsid w:val="002B0A56"/>
    <w:rsid w:val="002B260D"/>
    <w:rsid w:val="002B27DA"/>
    <w:rsid w:val="002B5779"/>
    <w:rsid w:val="002C215F"/>
    <w:rsid w:val="002C33B8"/>
    <w:rsid w:val="002C4123"/>
    <w:rsid w:val="002C424F"/>
    <w:rsid w:val="002C64CA"/>
    <w:rsid w:val="002D048D"/>
    <w:rsid w:val="002D0E74"/>
    <w:rsid w:val="002D2FF9"/>
    <w:rsid w:val="002D4518"/>
    <w:rsid w:val="002D4B42"/>
    <w:rsid w:val="002D7EB3"/>
    <w:rsid w:val="002E0DE4"/>
    <w:rsid w:val="002E5458"/>
    <w:rsid w:val="002E5C7C"/>
    <w:rsid w:val="002E60B9"/>
    <w:rsid w:val="002F15A5"/>
    <w:rsid w:val="002F174E"/>
    <w:rsid w:val="002F1895"/>
    <w:rsid w:val="002F3E2B"/>
    <w:rsid w:val="002F5716"/>
    <w:rsid w:val="0030070A"/>
    <w:rsid w:val="00300EC0"/>
    <w:rsid w:val="0030113D"/>
    <w:rsid w:val="003017DC"/>
    <w:rsid w:val="003026E9"/>
    <w:rsid w:val="00307F53"/>
    <w:rsid w:val="003122E6"/>
    <w:rsid w:val="00312DEE"/>
    <w:rsid w:val="00321476"/>
    <w:rsid w:val="00322C6C"/>
    <w:rsid w:val="00324413"/>
    <w:rsid w:val="003271DF"/>
    <w:rsid w:val="00333F30"/>
    <w:rsid w:val="00336682"/>
    <w:rsid w:val="0033768B"/>
    <w:rsid w:val="0034086F"/>
    <w:rsid w:val="00344292"/>
    <w:rsid w:val="00344EFD"/>
    <w:rsid w:val="00354582"/>
    <w:rsid w:val="003570C2"/>
    <w:rsid w:val="00366447"/>
    <w:rsid w:val="00367882"/>
    <w:rsid w:val="00371A55"/>
    <w:rsid w:val="003725E9"/>
    <w:rsid w:val="0037415D"/>
    <w:rsid w:val="0037740E"/>
    <w:rsid w:val="00381FE8"/>
    <w:rsid w:val="00386748"/>
    <w:rsid w:val="003877DA"/>
    <w:rsid w:val="003900EB"/>
    <w:rsid w:val="00390105"/>
    <w:rsid w:val="003908F9"/>
    <w:rsid w:val="00392190"/>
    <w:rsid w:val="0039641A"/>
    <w:rsid w:val="003978D0"/>
    <w:rsid w:val="003A58E5"/>
    <w:rsid w:val="003A6112"/>
    <w:rsid w:val="003A77E5"/>
    <w:rsid w:val="003B0531"/>
    <w:rsid w:val="003B0588"/>
    <w:rsid w:val="003B1490"/>
    <w:rsid w:val="003B170B"/>
    <w:rsid w:val="003B5BD4"/>
    <w:rsid w:val="003C0F1C"/>
    <w:rsid w:val="003C1AA1"/>
    <w:rsid w:val="003C1C49"/>
    <w:rsid w:val="003C21EE"/>
    <w:rsid w:val="003C37E2"/>
    <w:rsid w:val="003C3D4B"/>
    <w:rsid w:val="003C678E"/>
    <w:rsid w:val="003D0836"/>
    <w:rsid w:val="003D3904"/>
    <w:rsid w:val="003D7221"/>
    <w:rsid w:val="003E2400"/>
    <w:rsid w:val="003E2BE6"/>
    <w:rsid w:val="003E32B1"/>
    <w:rsid w:val="003E7251"/>
    <w:rsid w:val="003F15F4"/>
    <w:rsid w:val="003F459F"/>
    <w:rsid w:val="003F4792"/>
    <w:rsid w:val="003F7875"/>
    <w:rsid w:val="003F7AA5"/>
    <w:rsid w:val="00400A65"/>
    <w:rsid w:val="00401670"/>
    <w:rsid w:val="00402FB1"/>
    <w:rsid w:val="0040602B"/>
    <w:rsid w:val="00407ACB"/>
    <w:rsid w:val="00413777"/>
    <w:rsid w:val="004200CF"/>
    <w:rsid w:val="00420FD9"/>
    <w:rsid w:val="00421E5F"/>
    <w:rsid w:val="00423753"/>
    <w:rsid w:val="00426749"/>
    <w:rsid w:val="00436866"/>
    <w:rsid w:val="00436A32"/>
    <w:rsid w:val="00437052"/>
    <w:rsid w:val="00437A51"/>
    <w:rsid w:val="004404B5"/>
    <w:rsid w:val="00443AB5"/>
    <w:rsid w:val="00447C63"/>
    <w:rsid w:val="00447EB3"/>
    <w:rsid w:val="004511E7"/>
    <w:rsid w:val="00452E6E"/>
    <w:rsid w:val="00453CC0"/>
    <w:rsid w:val="004639DE"/>
    <w:rsid w:val="00464F71"/>
    <w:rsid w:val="00465BC9"/>
    <w:rsid w:val="00466513"/>
    <w:rsid w:val="00474E6A"/>
    <w:rsid w:val="00481945"/>
    <w:rsid w:val="004876B9"/>
    <w:rsid w:val="00493082"/>
    <w:rsid w:val="00493526"/>
    <w:rsid w:val="004943D6"/>
    <w:rsid w:val="00495988"/>
    <w:rsid w:val="00496893"/>
    <w:rsid w:val="004979FD"/>
    <w:rsid w:val="00497C93"/>
    <w:rsid w:val="004A0724"/>
    <w:rsid w:val="004A142F"/>
    <w:rsid w:val="004A2B0B"/>
    <w:rsid w:val="004A2B7E"/>
    <w:rsid w:val="004A43BD"/>
    <w:rsid w:val="004B01FE"/>
    <w:rsid w:val="004B364E"/>
    <w:rsid w:val="004B412E"/>
    <w:rsid w:val="004B4F4B"/>
    <w:rsid w:val="004B6490"/>
    <w:rsid w:val="004C2CD7"/>
    <w:rsid w:val="004C4A90"/>
    <w:rsid w:val="004D10EA"/>
    <w:rsid w:val="004D3A5A"/>
    <w:rsid w:val="004E2AE7"/>
    <w:rsid w:val="004E4A54"/>
    <w:rsid w:val="004E4FA9"/>
    <w:rsid w:val="004E61E5"/>
    <w:rsid w:val="00500BAB"/>
    <w:rsid w:val="00501835"/>
    <w:rsid w:val="00501FC8"/>
    <w:rsid w:val="00504A2D"/>
    <w:rsid w:val="00504E8E"/>
    <w:rsid w:val="00506B40"/>
    <w:rsid w:val="00507248"/>
    <w:rsid w:val="00507924"/>
    <w:rsid w:val="00510F9A"/>
    <w:rsid w:val="005138E0"/>
    <w:rsid w:val="00523AC7"/>
    <w:rsid w:val="00523D13"/>
    <w:rsid w:val="005307EB"/>
    <w:rsid w:val="00540B08"/>
    <w:rsid w:val="00540DC2"/>
    <w:rsid w:val="00541C2B"/>
    <w:rsid w:val="005437E5"/>
    <w:rsid w:val="0055407E"/>
    <w:rsid w:val="00554568"/>
    <w:rsid w:val="00554EFC"/>
    <w:rsid w:val="00556009"/>
    <w:rsid w:val="00557548"/>
    <w:rsid w:val="00560CF5"/>
    <w:rsid w:val="00563346"/>
    <w:rsid w:val="00563791"/>
    <w:rsid w:val="005643E7"/>
    <w:rsid w:val="00564A94"/>
    <w:rsid w:val="00566D6F"/>
    <w:rsid w:val="00572498"/>
    <w:rsid w:val="00573222"/>
    <w:rsid w:val="00573BD9"/>
    <w:rsid w:val="00575375"/>
    <w:rsid w:val="00576E95"/>
    <w:rsid w:val="00582FD5"/>
    <w:rsid w:val="00583980"/>
    <w:rsid w:val="00583CCA"/>
    <w:rsid w:val="005847BB"/>
    <w:rsid w:val="0058524A"/>
    <w:rsid w:val="00590D60"/>
    <w:rsid w:val="00591A78"/>
    <w:rsid w:val="00591C74"/>
    <w:rsid w:val="005920FE"/>
    <w:rsid w:val="00593003"/>
    <w:rsid w:val="005957A0"/>
    <w:rsid w:val="0059595E"/>
    <w:rsid w:val="005962CE"/>
    <w:rsid w:val="0059706E"/>
    <w:rsid w:val="005A35AD"/>
    <w:rsid w:val="005A3823"/>
    <w:rsid w:val="005A63B7"/>
    <w:rsid w:val="005B144D"/>
    <w:rsid w:val="005B1C77"/>
    <w:rsid w:val="005B3C84"/>
    <w:rsid w:val="005B4BB8"/>
    <w:rsid w:val="005B5B52"/>
    <w:rsid w:val="005C198C"/>
    <w:rsid w:val="005C4F2B"/>
    <w:rsid w:val="005C5266"/>
    <w:rsid w:val="005C6990"/>
    <w:rsid w:val="005C699B"/>
    <w:rsid w:val="005C7805"/>
    <w:rsid w:val="005D1C21"/>
    <w:rsid w:val="005D6F4A"/>
    <w:rsid w:val="005E6646"/>
    <w:rsid w:val="005F1320"/>
    <w:rsid w:val="005F1730"/>
    <w:rsid w:val="005F1A50"/>
    <w:rsid w:val="005F2C7A"/>
    <w:rsid w:val="005F34EB"/>
    <w:rsid w:val="005F789F"/>
    <w:rsid w:val="00600CD5"/>
    <w:rsid w:val="0060264D"/>
    <w:rsid w:val="006058FF"/>
    <w:rsid w:val="00614091"/>
    <w:rsid w:val="0062248F"/>
    <w:rsid w:val="006226EA"/>
    <w:rsid w:val="0062494B"/>
    <w:rsid w:val="00624C85"/>
    <w:rsid w:val="00625CFB"/>
    <w:rsid w:val="00626765"/>
    <w:rsid w:val="00626860"/>
    <w:rsid w:val="00626EDE"/>
    <w:rsid w:val="00630478"/>
    <w:rsid w:val="00630CA8"/>
    <w:rsid w:val="00630E1F"/>
    <w:rsid w:val="00633D99"/>
    <w:rsid w:val="00633E60"/>
    <w:rsid w:val="006345A5"/>
    <w:rsid w:val="006369F8"/>
    <w:rsid w:val="0064261D"/>
    <w:rsid w:val="0064492B"/>
    <w:rsid w:val="0064499C"/>
    <w:rsid w:val="006455DA"/>
    <w:rsid w:val="00650A7D"/>
    <w:rsid w:val="00652489"/>
    <w:rsid w:val="00653700"/>
    <w:rsid w:val="00656DC4"/>
    <w:rsid w:val="0065751C"/>
    <w:rsid w:val="006579D9"/>
    <w:rsid w:val="00662296"/>
    <w:rsid w:val="006663CB"/>
    <w:rsid w:val="0067614C"/>
    <w:rsid w:val="006771CB"/>
    <w:rsid w:val="006821F8"/>
    <w:rsid w:val="0068455B"/>
    <w:rsid w:val="0068744E"/>
    <w:rsid w:val="00693096"/>
    <w:rsid w:val="00693D2C"/>
    <w:rsid w:val="00693F67"/>
    <w:rsid w:val="00694D0B"/>
    <w:rsid w:val="00696B38"/>
    <w:rsid w:val="006A1EF0"/>
    <w:rsid w:val="006A2645"/>
    <w:rsid w:val="006A6D51"/>
    <w:rsid w:val="006A7883"/>
    <w:rsid w:val="006B02D7"/>
    <w:rsid w:val="006B03BE"/>
    <w:rsid w:val="006B123B"/>
    <w:rsid w:val="006B175D"/>
    <w:rsid w:val="006B608E"/>
    <w:rsid w:val="006C27BE"/>
    <w:rsid w:val="006C6CD6"/>
    <w:rsid w:val="006C7C24"/>
    <w:rsid w:val="006D2745"/>
    <w:rsid w:val="006D4AFA"/>
    <w:rsid w:val="006D525E"/>
    <w:rsid w:val="006D65A7"/>
    <w:rsid w:val="006D6F2F"/>
    <w:rsid w:val="006E2349"/>
    <w:rsid w:val="006E2BAB"/>
    <w:rsid w:val="006E2C6E"/>
    <w:rsid w:val="006E3365"/>
    <w:rsid w:val="006E4652"/>
    <w:rsid w:val="006E4FD2"/>
    <w:rsid w:val="006E552B"/>
    <w:rsid w:val="006E590E"/>
    <w:rsid w:val="006F4246"/>
    <w:rsid w:val="006F4466"/>
    <w:rsid w:val="006F5D8B"/>
    <w:rsid w:val="006F7EFA"/>
    <w:rsid w:val="006F7FF6"/>
    <w:rsid w:val="007031B0"/>
    <w:rsid w:val="00705A49"/>
    <w:rsid w:val="00707823"/>
    <w:rsid w:val="007161A3"/>
    <w:rsid w:val="00721B7D"/>
    <w:rsid w:val="0072299A"/>
    <w:rsid w:val="00723576"/>
    <w:rsid w:val="00726F5F"/>
    <w:rsid w:val="00727B0A"/>
    <w:rsid w:val="007300A7"/>
    <w:rsid w:val="007349CB"/>
    <w:rsid w:val="0073645B"/>
    <w:rsid w:val="007401A6"/>
    <w:rsid w:val="00742782"/>
    <w:rsid w:val="00742892"/>
    <w:rsid w:val="007467F9"/>
    <w:rsid w:val="007479E9"/>
    <w:rsid w:val="00747C03"/>
    <w:rsid w:val="00750BDF"/>
    <w:rsid w:val="00751684"/>
    <w:rsid w:val="007540DE"/>
    <w:rsid w:val="00755125"/>
    <w:rsid w:val="00757F3B"/>
    <w:rsid w:val="00760BBE"/>
    <w:rsid w:val="00761556"/>
    <w:rsid w:val="00764FB0"/>
    <w:rsid w:val="007659B7"/>
    <w:rsid w:val="00767B45"/>
    <w:rsid w:val="00770B92"/>
    <w:rsid w:val="00771773"/>
    <w:rsid w:val="00771D3C"/>
    <w:rsid w:val="00773F30"/>
    <w:rsid w:val="00775DAA"/>
    <w:rsid w:val="00780116"/>
    <w:rsid w:val="00784E10"/>
    <w:rsid w:val="00785A97"/>
    <w:rsid w:val="00792AA9"/>
    <w:rsid w:val="007947E2"/>
    <w:rsid w:val="00797151"/>
    <w:rsid w:val="007A097A"/>
    <w:rsid w:val="007A0BA4"/>
    <w:rsid w:val="007A0EDA"/>
    <w:rsid w:val="007A128F"/>
    <w:rsid w:val="007A481A"/>
    <w:rsid w:val="007A6DB9"/>
    <w:rsid w:val="007A7F34"/>
    <w:rsid w:val="007B298E"/>
    <w:rsid w:val="007C11CC"/>
    <w:rsid w:val="007C266C"/>
    <w:rsid w:val="007C3957"/>
    <w:rsid w:val="007C3C3B"/>
    <w:rsid w:val="007C414F"/>
    <w:rsid w:val="007C6679"/>
    <w:rsid w:val="007D14F3"/>
    <w:rsid w:val="007D31C4"/>
    <w:rsid w:val="007D632C"/>
    <w:rsid w:val="007D6BE0"/>
    <w:rsid w:val="007D733F"/>
    <w:rsid w:val="007E223F"/>
    <w:rsid w:val="007F07B9"/>
    <w:rsid w:val="007F0F35"/>
    <w:rsid w:val="007F20A8"/>
    <w:rsid w:val="007F5593"/>
    <w:rsid w:val="00803DD4"/>
    <w:rsid w:val="008106A9"/>
    <w:rsid w:val="00812DF3"/>
    <w:rsid w:val="00816E1A"/>
    <w:rsid w:val="00820FA7"/>
    <w:rsid w:val="0082255A"/>
    <w:rsid w:val="0082269D"/>
    <w:rsid w:val="00826D1F"/>
    <w:rsid w:val="00826F04"/>
    <w:rsid w:val="00827512"/>
    <w:rsid w:val="00833B81"/>
    <w:rsid w:val="00834659"/>
    <w:rsid w:val="008355F1"/>
    <w:rsid w:val="00835819"/>
    <w:rsid w:val="00836800"/>
    <w:rsid w:val="00837336"/>
    <w:rsid w:val="00841690"/>
    <w:rsid w:val="008416E7"/>
    <w:rsid w:val="0084389B"/>
    <w:rsid w:val="00847F21"/>
    <w:rsid w:val="00850450"/>
    <w:rsid w:val="00850483"/>
    <w:rsid w:val="008510A6"/>
    <w:rsid w:val="00853286"/>
    <w:rsid w:val="00853A7F"/>
    <w:rsid w:val="00856F71"/>
    <w:rsid w:val="00857C67"/>
    <w:rsid w:val="00860E10"/>
    <w:rsid w:val="0086235A"/>
    <w:rsid w:val="00863946"/>
    <w:rsid w:val="00863B8B"/>
    <w:rsid w:val="00864120"/>
    <w:rsid w:val="00864608"/>
    <w:rsid w:val="0086656C"/>
    <w:rsid w:val="00870970"/>
    <w:rsid w:val="00871222"/>
    <w:rsid w:val="008717AB"/>
    <w:rsid w:val="00873450"/>
    <w:rsid w:val="00876BBA"/>
    <w:rsid w:val="008771F0"/>
    <w:rsid w:val="00886817"/>
    <w:rsid w:val="00891EF4"/>
    <w:rsid w:val="0089335F"/>
    <w:rsid w:val="00894AFC"/>
    <w:rsid w:val="00897CA9"/>
    <w:rsid w:val="008A0305"/>
    <w:rsid w:val="008A1A5A"/>
    <w:rsid w:val="008A2A98"/>
    <w:rsid w:val="008A42EC"/>
    <w:rsid w:val="008A5FF3"/>
    <w:rsid w:val="008A6A71"/>
    <w:rsid w:val="008B07C2"/>
    <w:rsid w:val="008B230D"/>
    <w:rsid w:val="008B44CC"/>
    <w:rsid w:val="008C0A40"/>
    <w:rsid w:val="008C0DE1"/>
    <w:rsid w:val="008C2C4E"/>
    <w:rsid w:val="008C4AFE"/>
    <w:rsid w:val="008C6669"/>
    <w:rsid w:val="008C66FC"/>
    <w:rsid w:val="008D01F0"/>
    <w:rsid w:val="008D091B"/>
    <w:rsid w:val="008D20F6"/>
    <w:rsid w:val="008D237E"/>
    <w:rsid w:val="008D3075"/>
    <w:rsid w:val="008D30CC"/>
    <w:rsid w:val="008D594D"/>
    <w:rsid w:val="008E317D"/>
    <w:rsid w:val="008E4126"/>
    <w:rsid w:val="008E54AD"/>
    <w:rsid w:val="008E7AFE"/>
    <w:rsid w:val="008F0506"/>
    <w:rsid w:val="008F2726"/>
    <w:rsid w:val="008F3BC5"/>
    <w:rsid w:val="008F6AD6"/>
    <w:rsid w:val="009035B8"/>
    <w:rsid w:val="00904B47"/>
    <w:rsid w:val="00904DD0"/>
    <w:rsid w:val="009061EA"/>
    <w:rsid w:val="009107A6"/>
    <w:rsid w:val="00921E94"/>
    <w:rsid w:val="009308BB"/>
    <w:rsid w:val="00931E47"/>
    <w:rsid w:val="0093351E"/>
    <w:rsid w:val="00935EE6"/>
    <w:rsid w:val="0094040B"/>
    <w:rsid w:val="009420F4"/>
    <w:rsid w:val="00942BC6"/>
    <w:rsid w:val="00942D09"/>
    <w:rsid w:val="00942EB0"/>
    <w:rsid w:val="0094572F"/>
    <w:rsid w:val="00946613"/>
    <w:rsid w:val="00951B7C"/>
    <w:rsid w:val="00953367"/>
    <w:rsid w:val="00953390"/>
    <w:rsid w:val="00954A8D"/>
    <w:rsid w:val="009564A3"/>
    <w:rsid w:val="00961950"/>
    <w:rsid w:val="0096334B"/>
    <w:rsid w:val="00963C43"/>
    <w:rsid w:val="00964A8E"/>
    <w:rsid w:val="00965C80"/>
    <w:rsid w:val="00966FFF"/>
    <w:rsid w:val="009719B2"/>
    <w:rsid w:val="009724AA"/>
    <w:rsid w:val="00972747"/>
    <w:rsid w:val="00975670"/>
    <w:rsid w:val="00975ACC"/>
    <w:rsid w:val="009763EB"/>
    <w:rsid w:val="00976AC2"/>
    <w:rsid w:val="00977534"/>
    <w:rsid w:val="009814DC"/>
    <w:rsid w:val="0098198C"/>
    <w:rsid w:val="00983FE0"/>
    <w:rsid w:val="009851C8"/>
    <w:rsid w:val="009917FF"/>
    <w:rsid w:val="00992408"/>
    <w:rsid w:val="00993B9D"/>
    <w:rsid w:val="00995FC3"/>
    <w:rsid w:val="00996136"/>
    <w:rsid w:val="00997EDF"/>
    <w:rsid w:val="009A291A"/>
    <w:rsid w:val="009A40B4"/>
    <w:rsid w:val="009A4B6F"/>
    <w:rsid w:val="009A606C"/>
    <w:rsid w:val="009A6D1D"/>
    <w:rsid w:val="009B1798"/>
    <w:rsid w:val="009B399D"/>
    <w:rsid w:val="009B458D"/>
    <w:rsid w:val="009B6D32"/>
    <w:rsid w:val="009B7152"/>
    <w:rsid w:val="009C3318"/>
    <w:rsid w:val="009C442B"/>
    <w:rsid w:val="009C64E4"/>
    <w:rsid w:val="009D0F05"/>
    <w:rsid w:val="009D299B"/>
    <w:rsid w:val="009D336C"/>
    <w:rsid w:val="009D3A12"/>
    <w:rsid w:val="009D75E0"/>
    <w:rsid w:val="009E1323"/>
    <w:rsid w:val="009E79D4"/>
    <w:rsid w:val="009E7EB3"/>
    <w:rsid w:val="009F021C"/>
    <w:rsid w:val="009F2B56"/>
    <w:rsid w:val="009F3E7B"/>
    <w:rsid w:val="009F433D"/>
    <w:rsid w:val="009F64BF"/>
    <w:rsid w:val="00A001C5"/>
    <w:rsid w:val="00A00E21"/>
    <w:rsid w:val="00A036A0"/>
    <w:rsid w:val="00A0406A"/>
    <w:rsid w:val="00A04B9E"/>
    <w:rsid w:val="00A0744F"/>
    <w:rsid w:val="00A10B1D"/>
    <w:rsid w:val="00A11E76"/>
    <w:rsid w:val="00A1748D"/>
    <w:rsid w:val="00A22C73"/>
    <w:rsid w:val="00A23429"/>
    <w:rsid w:val="00A23CD5"/>
    <w:rsid w:val="00A23F7C"/>
    <w:rsid w:val="00A24449"/>
    <w:rsid w:val="00A26A55"/>
    <w:rsid w:val="00A27D2C"/>
    <w:rsid w:val="00A37AAF"/>
    <w:rsid w:val="00A41100"/>
    <w:rsid w:val="00A43961"/>
    <w:rsid w:val="00A45FD5"/>
    <w:rsid w:val="00A50AE4"/>
    <w:rsid w:val="00A50E67"/>
    <w:rsid w:val="00A50F33"/>
    <w:rsid w:val="00A51678"/>
    <w:rsid w:val="00A51CAB"/>
    <w:rsid w:val="00A541A0"/>
    <w:rsid w:val="00A556A1"/>
    <w:rsid w:val="00A578F7"/>
    <w:rsid w:val="00A60212"/>
    <w:rsid w:val="00A61290"/>
    <w:rsid w:val="00A62CBC"/>
    <w:rsid w:val="00A65B71"/>
    <w:rsid w:val="00A76235"/>
    <w:rsid w:val="00A80694"/>
    <w:rsid w:val="00A85B28"/>
    <w:rsid w:val="00A86287"/>
    <w:rsid w:val="00A91200"/>
    <w:rsid w:val="00A93826"/>
    <w:rsid w:val="00A93B6F"/>
    <w:rsid w:val="00A93D36"/>
    <w:rsid w:val="00A94B53"/>
    <w:rsid w:val="00AA0A58"/>
    <w:rsid w:val="00AA0ED8"/>
    <w:rsid w:val="00AA2047"/>
    <w:rsid w:val="00AA2D15"/>
    <w:rsid w:val="00AA2D94"/>
    <w:rsid w:val="00AA6815"/>
    <w:rsid w:val="00AB1B85"/>
    <w:rsid w:val="00AB6AC6"/>
    <w:rsid w:val="00AB7F49"/>
    <w:rsid w:val="00AC03CF"/>
    <w:rsid w:val="00AC1B77"/>
    <w:rsid w:val="00AC30F2"/>
    <w:rsid w:val="00AC3CDD"/>
    <w:rsid w:val="00AC5576"/>
    <w:rsid w:val="00AC63FC"/>
    <w:rsid w:val="00AD13B1"/>
    <w:rsid w:val="00AE36C6"/>
    <w:rsid w:val="00AE3B2E"/>
    <w:rsid w:val="00AE3CB5"/>
    <w:rsid w:val="00AE4C11"/>
    <w:rsid w:val="00AE559E"/>
    <w:rsid w:val="00AF6873"/>
    <w:rsid w:val="00AF68E1"/>
    <w:rsid w:val="00AF6E5D"/>
    <w:rsid w:val="00AF7F63"/>
    <w:rsid w:val="00B01F06"/>
    <w:rsid w:val="00B02A63"/>
    <w:rsid w:val="00B079AE"/>
    <w:rsid w:val="00B175D1"/>
    <w:rsid w:val="00B23EDA"/>
    <w:rsid w:val="00B24BD7"/>
    <w:rsid w:val="00B25188"/>
    <w:rsid w:val="00B25D11"/>
    <w:rsid w:val="00B30706"/>
    <w:rsid w:val="00B324C5"/>
    <w:rsid w:val="00B33EEA"/>
    <w:rsid w:val="00B34B16"/>
    <w:rsid w:val="00B377AF"/>
    <w:rsid w:val="00B40F6D"/>
    <w:rsid w:val="00B41434"/>
    <w:rsid w:val="00B41C05"/>
    <w:rsid w:val="00B422F9"/>
    <w:rsid w:val="00B44184"/>
    <w:rsid w:val="00B44F65"/>
    <w:rsid w:val="00B515CC"/>
    <w:rsid w:val="00B5242C"/>
    <w:rsid w:val="00B53329"/>
    <w:rsid w:val="00B54525"/>
    <w:rsid w:val="00B55C7C"/>
    <w:rsid w:val="00B5622D"/>
    <w:rsid w:val="00B60C37"/>
    <w:rsid w:val="00B6138D"/>
    <w:rsid w:val="00B636A9"/>
    <w:rsid w:val="00B644CF"/>
    <w:rsid w:val="00B66993"/>
    <w:rsid w:val="00B70129"/>
    <w:rsid w:val="00B71B3E"/>
    <w:rsid w:val="00B73322"/>
    <w:rsid w:val="00B73E1B"/>
    <w:rsid w:val="00B74142"/>
    <w:rsid w:val="00B74BC5"/>
    <w:rsid w:val="00B75B3B"/>
    <w:rsid w:val="00B7782B"/>
    <w:rsid w:val="00B8028E"/>
    <w:rsid w:val="00B8251A"/>
    <w:rsid w:val="00B83E04"/>
    <w:rsid w:val="00B8683E"/>
    <w:rsid w:val="00B901A2"/>
    <w:rsid w:val="00B9289E"/>
    <w:rsid w:val="00B97830"/>
    <w:rsid w:val="00BA75B2"/>
    <w:rsid w:val="00BB2B34"/>
    <w:rsid w:val="00BB3033"/>
    <w:rsid w:val="00BB50C0"/>
    <w:rsid w:val="00BC0B50"/>
    <w:rsid w:val="00BC12B2"/>
    <w:rsid w:val="00BC143D"/>
    <w:rsid w:val="00BC4274"/>
    <w:rsid w:val="00BC474F"/>
    <w:rsid w:val="00BC5B16"/>
    <w:rsid w:val="00BD0A07"/>
    <w:rsid w:val="00BD1667"/>
    <w:rsid w:val="00BD1A93"/>
    <w:rsid w:val="00BD1F0B"/>
    <w:rsid w:val="00BD46EF"/>
    <w:rsid w:val="00BD4750"/>
    <w:rsid w:val="00BD4F95"/>
    <w:rsid w:val="00BD523A"/>
    <w:rsid w:val="00BD632C"/>
    <w:rsid w:val="00BD6DFD"/>
    <w:rsid w:val="00BD7BFC"/>
    <w:rsid w:val="00BD7EAA"/>
    <w:rsid w:val="00BE05DB"/>
    <w:rsid w:val="00BE17DD"/>
    <w:rsid w:val="00BE1B3D"/>
    <w:rsid w:val="00BE3C6D"/>
    <w:rsid w:val="00BE54EF"/>
    <w:rsid w:val="00BF0E91"/>
    <w:rsid w:val="00BF3898"/>
    <w:rsid w:val="00BF3D38"/>
    <w:rsid w:val="00BF5992"/>
    <w:rsid w:val="00C0029C"/>
    <w:rsid w:val="00C01677"/>
    <w:rsid w:val="00C01AD1"/>
    <w:rsid w:val="00C01F77"/>
    <w:rsid w:val="00C02461"/>
    <w:rsid w:val="00C02622"/>
    <w:rsid w:val="00C03BE3"/>
    <w:rsid w:val="00C04A0A"/>
    <w:rsid w:val="00C064FF"/>
    <w:rsid w:val="00C07384"/>
    <w:rsid w:val="00C07829"/>
    <w:rsid w:val="00C11B67"/>
    <w:rsid w:val="00C12655"/>
    <w:rsid w:val="00C1358C"/>
    <w:rsid w:val="00C13940"/>
    <w:rsid w:val="00C1719B"/>
    <w:rsid w:val="00C1725F"/>
    <w:rsid w:val="00C354C8"/>
    <w:rsid w:val="00C36721"/>
    <w:rsid w:val="00C37F06"/>
    <w:rsid w:val="00C45D9D"/>
    <w:rsid w:val="00C50E72"/>
    <w:rsid w:val="00C522AF"/>
    <w:rsid w:val="00C52E25"/>
    <w:rsid w:val="00C62125"/>
    <w:rsid w:val="00C6234F"/>
    <w:rsid w:val="00C6464E"/>
    <w:rsid w:val="00C64C27"/>
    <w:rsid w:val="00C67150"/>
    <w:rsid w:val="00C714E4"/>
    <w:rsid w:val="00C71F55"/>
    <w:rsid w:val="00C7464C"/>
    <w:rsid w:val="00C75887"/>
    <w:rsid w:val="00C75C1E"/>
    <w:rsid w:val="00C83D63"/>
    <w:rsid w:val="00C86E03"/>
    <w:rsid w:val="00C876D7"/>
    <w:rsid w:val="00C91692"/>
    <w:rsid w:val="00CA3669"/>
    <w:rsid w:val="00CB1CBB"/>
    <w:rsid w:val="00CB42D0"/>
    <w:rsid w:val="00CC1B6C"/>
    <w:rsid w:val="00CC23AE"/>
    <w:rsid w:val="00CC2657"/>
    <w:rsid w:val="00CC370F"/>
    <w:rsid w:val="00CC732C"/>
    <w:rsid w:val="00CC76F9"/>
    <w:rsid w:val="00CC7FF5"/>
    <w:rsid w:val="00CD01F8"/>
    <w:rsid w:val="00CD281A"/>
    <w:rsid w:val="00CD5267"/>
    <w:rsid w:val="00CD65C7"/>
    <w:rsid w:val="00CE2EA6"/>
    <w:rsid w:val="00CE5E67"/>
    <w:rsid w:val="00CF0137"/>
    <w:rsid w:val="00CF1256"/>
    <w:rsid w:val="00CF3E9B"/>
    <w:rsid w:val="00CF595A"/>
    <w:rsid w:val="00CF6B9C"/>
    <w:rsid w:val="00D03C26"/>
    <w:rsid w:val="00D06C17"/>
    <w:rsid w:val="00D0737A"/>
    <w:rsid w:val="00D07895"/>
    <w:rsid w:val="00D1292C"/>
    <w:rsid w:val="00D1475B"/>
    <w:rsid w:val="00D1635B"/>
    <w:rsid w:val="00D17507"/>
    <w:rsid w:val="00D23BC2"/>
    <w:rsid w:val="00D257B2"/>
    <w:rsid w:val="00D267B6"/>
    <w:rsid w:val="00D324B1"/>
    <w:rsid w:val="00D32869"/>
    <w:rsid w:val="00D33B06"/>
    <w:rsid w:val="00D3408E"/>
    <w:rsid w:val="00D35C63"/>
    <w:rsid w:val="00D3732A"/>
    <w:rsid w:val="00D37932"/>
    <w:rsid w:val="00D41A6B"/>
    <w:rsid w:val="00D4260E"/>
    <w:rsid w:val="00D4591D"/>
    <w:rsid w:val="00D45C66"/>
    <w:rsid w:val="00D46F64"/>
    <w:rsid w:val="00D47412"/>
    <w:rsid w:val="00D478DB"/>
    <w:rsid w:val="00D47F85"/>
    <w:rsid w:val="00D51D9C"/>
    <w:rsid w:val="00D569B4"/>
    <w:rsid w:val="00D61494"/>
    <w:rsid w:val="00D618E0"/>
    <w:rsid w:val="00D63638"/>
    <w:rsid w:val="00D63F99"/>
    <w:rsid w:val="00D6701A"/>
    <w:rsid w:val="00D675F4"/>
    <w:rsid w:val="00D72A9D"/>
    <w:rsid w:val="00D72D99"/>
    <w:rsid w:val="00D73714"/>
    <w:rsid w:val="00D74CB5"/>
    <w:rsid w:val="00D7647C"/>
    <w:rsid w:val="00D80021"/>
    <w:rsid w:val="00D819C7"/>
    <w:rsid w:val="00D81B88"/>
    <w:rsid w:val="00D8316B"/>
    <w:rsid w:val="00D84CB3"/>
    <w:rsid w:val="00D850B1"/>
    <w:rsid w:val="00D85287"/>
    <w:rsid w:val="00D858AA"/>
    <w:rsid w:val="00D900A3"/>
    <w:rsid w:val="00D944EA"/>
    <w:rsid w:val="00D951C7"/>
    <w:rsid w:val="00DA004C"/>
    <w:rsid w:val="00DA1548"/>
    <w:rsid w:val="00DA65C4"/>
    <w:rsid w:val="00DA6DC4"/>
    <w:rsid w:val="00DA75AA"/>
    <w:rsid w:val="00DB00D6"/>
    <w:rsid w:val="00DB1E22"/>
    <w:rsid w:val="00DB45FC"/>
    <w:rsid w:val="00DB4886"/>
    <w:rsid w:val="00DB7318"/>
    <w:rsid w:val="00DC3D03"/>
    <w:rsid w:val="00DC4645"/>
    <w:rsid w:val="00DC5FE1"/>
    <w:rsid w:val="00DC7E00"/>
    <w:rsid w:val="00DD225C"/>
    <w:rsid w:val="00DD6A67"/>
    <w:rsid w:val="00DE28BD"/>
    <w:rsid w:val="00DE2930"/>
    <w:rsid w:val="00DE302B"/>
    <w:rsid w:val="00DE6B5B"/>
    <w:rsid w:val="00DE7047"/>
    <w:rsid w:val="00DE77D0"/>
    <w:rsid w:val="00DE7961"/>
    <w:rsid w:val="00DF2701"/>
    <w:rsid w:val="00DF2DA3"/>
    <w:rsid w:val="00DF4F30"/>
    <w:rsid w:val="00E0133A"/>
    <w:rsid w:val="00E01C38"/>
    <w:rsid w:val="00E02903"/>
    <w:rsid w:val="00E0440F"/>
    <w:rsid w:val="00E04603"/>
    <w:rsid w:val="00E05FE2"/>
    <w:rsid w:val="00E06D0F"/>
    <w:rsid w:val="00E07F0F"/>
    <w:rsid w:val="00E104F5"/>
    <w:rsid w:val="00E1417B"/>
    <w:rsid w:val="00E1544A"/>
    <w:rsid w:val="00E16656"/>
    <w:rsid w:val="00E16950"/>
    <w:rsid w:val="00E23DA9"/>
    <w:rsid w:val="00E24E51"/>
    <w:rsid w:val="00E26A72"/>
    <w:rsid w:val="00E3399A"/>
    <w:rsid w:val="00E34589"/>
    <w:rsid w:val="00E349A4"/>
    <w:rsid w:val="00E37C62"/>
    <w:rsid w:val="00E37EFC"/>
    <w:rsid w:val="00E40145"/>
    <w:rsid w:val="00E47FF5"/>
    <w:rsid w:val="00E50891"/>
    <w:rsid w:val="00E53342"/>
    <w:rsid w:val="00E5728B"/>
    <w:rsid w:val="00E60F5A"/>
    <w:rsid w:val="00E63F01"/>
    <w:rsid w:val="00E70679"/>
    <w:rsid w:val="00E72365"/>
    <w:rsid w:val="00E72CC1"/>
    <w:rsid w:val="00E737F7"/>
    <w:rsid w:val="00E755E3"/>
    <w:rsid w:val="00E76B37"/>
    <w:rsid w:val="00E779D8"/>
    <w:rsid w:val="00E8268D"/>
    <w:rsid w:val="00E82D73"/>
    <w:rsid w:val="00E84627"/>
    <w:rsid w:val="00E85204"/>
    <w:rsid w:val="00E95CF1"/>
    <w:rsid w:val="00E96705"/>
    <w:rsid w:val="00EA27FD"/>
    <w:rsid w:val="00EA467A"/>
    <w:rsid w:val="00EA7865"/>
    <w:rsid w:val="00EB0A73"/>
    <w:rsid w:val="00EB15EB"/>
    <w:rsid w:val="00EB38E4"/>
    <w:rsid w:val="00EB46FB"/>
    <w:rsid w:val="00EB5AF1"/>
    <w:rsid w:val="00EC062D"/>
    <w:rsid w:val="00EC4C3A"/>
    <w:rsid w:val="00EC6618"/>
    <w:rsid w:val="00ED021E"/>
    <w:rsid w:val="00ED2775"/>
    <w:rsid w:val="00ED4D2D"/>
    <w:rsid w:val="00ED659E"/>
    <w:rsid w:val="00ED6ABC"/>
    <w:rsid w:val="00EE1D99"/>
    <w:rsid w:val="00EE4E98"/>
    <w:rsid w:val="00EE5904"/>
    <w:rsid w:val="00EE6929"/>
    <w:rsid w:val="00EE6E40"/>
    <w:rsid w:val="00EE732B"/>
    <w:rsid w:val="00EF0360"/>
    <w:rsid w:val="00EF0FCA"/>
    <w:rsid w:val="00EF276A"/>
    <w:rsid w:val="00EF4E9B"/>
    <w:rsid w:val="00EF69D9"/>
    <w:rsid w:val="00EF6AC9"/>
    <w:rsid w:val="00F01F2B"/>
    <w:rsid w:val="00F102BD"/>
    <w:rsid w:val="00F15B30"/>
    <w:rsid w:val="00F163C6"/>
    <w:rsid w:val="00F16EB8"/>
    <w:rsid w:val="00F171A3"/>
    <w:rsid w:val="00F232A3"/>
    <w:rsid w:val="00F23EA2"/>
    <w:rsid w:val="00F2551E"/>
    <w:rsid w:val="00F26AF7"/>
    <w:rsid w:val="00F35E4A"/>
    <w:rsid w:val="00F36F75"/>
    <w:rsid w:val="00F37B0A"/>
    <w:rsid w:val="00F407AE"/>
    <w:rsid w:val="00F415D8"/>
    <w:rsid w:val="00F41BE8"/>
    <w:rsid w:val="00F4247E"/>
    <w:rsid w:val="00F430E1"/>
    <w:rsid w:val="00F44AC2"/>
    <w:rsid w:val="00F44B6F"/>
    <w:rsid w:val="00F44ED7"/>
    <w:rsid w:val="00F4515E"/>
    <w:rsid w:val="00F46E4B"/>
    <w:rsid w:val="00F500DE"/>
    <w:rsid w:val="00F50590"/>
    <w:rsid w:val="00F5145A"/>
    <w:rsid w:val="00F5188B"/>
    <w:rsid w:val="00F53B8D"/>
    <w:rsid w:val="00F550F3"/>
    <w:rsid w:val="00F552F6"/>
    <w:rsid w:val="00F62464"/>
    <w:rsid w:val="00F628EE"/>
    <w:rsid w:val="00F65E92"/>
    <w:rsid w:val="00F6666C"/>
    <w:rsid w:val="00F739FD"/>
    <w:rsid w:val="00F80881"/>
    <w:rsid w:val="00F80F35"/>
    <w:rsid w:val="00F82CA9"/>
    <w:rsid w:val="00F82F1A"/>
    <w:rsid w:val="00F8513A"/>
    <w:rsid w:val="00F86008"/>
    <w:rsid w:val="00F87B6F"/>
    <w:rsid w:val="00F95568"/>
    <w:rsid w:val="00FA20BA"/>
    <w:rsid w:val="00FB4294"/>
    <w:rsid w:val="00FC2128"/>
    <w:rsid w:val="00FC59BB"/>
    <w:rsid w:val="00FC59ED"/>
    <w:rsid w:val="00FC5F6A"/>
    <w:rsid w:val="00FC6285"/>
    <w:rsid w:val="00FC6615"/>
    <w:rsid w:val="00FC743D"/>
    <w:rsid w:val="00FC7F17"/>
    <w:rsid w:val="00FD0259"/>
    <w:rsid w:val="00FD48F1"/>
    <w:rsid w:val="00FD4D31"/>
    <w:rsid w:val="00FD546E"/>
    <w:rsid w:val="00FD6598"/>
    <w:rsid w:val="00FE16D4"/>
    <w:rsid w:val="00FE26CD"/>
    <w:rsid w:val="00FE2AEF"/>
    <w:rsid w:val="00FE3977"/>
    <w:rsid w:val="00FE6AA8"/>
    <w:rsid w:val="00FF157A"/>
    <w:rsid w:val="00FF6BB3"/>
    <w:rsid w:val="00FF7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0E1A6643-E32A-1944-A1CA-9DACB6347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6821F8"/>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styleId="ListParagraph">
    <w:name w:val="List Paragraph"/>
    <w:basedOn w:val="Normal"/>
    <w:uiPriority w:val="34"/>
    <w:qFormat/>
    <w:rsid w:val="00BD4750"/>
    <w:pPr>
      <w:ind w:left="720"/>
      <w:contextualSpacing/>
    </w:pPr>
  </w:style>
  <w:style w:type="paragraph" w:styleId="Revision">
    <w:name w:val="Revision"/>
    <w:hidden/>
    <w:uiPriority w:val="71"/>
    <w:rsid w:val="00F50590"/>
  </w:style>
  <w:style w:type="paragraph" w:customStyle="1" w:styleId="SMText">
    <w:name w:val="SM Text"/>
    <w:basedOn w:val="Normal"/>
    <w:qFormat/>
    <w:rsid w:val="006821F8"/>
    <w:pPr>
      <w:ind w:firstLine="480"/>
    </w:pPr>
    <w:rPr>
      <w:rFonts w:eastAsia="Times New Roman"/>
      <w:sz w:val="24"/>
    </w:rPr>
  </w:style>
  <w:style w:type="paragraph" w:customStyle="1" w:styleId="SMHeading">
    <w:name w:val="SM Heading"/>
    <w:basedOn w:val="Heading1"/>
    <w:qFormat/>
    <w:rsid w:val="006821F8"/>
    <w:pPr>
      <w:keepLines w:val="0"/>
      <w:spacing w:after="60"/>
    </w:pPr>
    <w:rPr>
      <w:rFonts w:ascii="Times New Roman" w:eastAsia="Times New Roman" w:hAnsi="Times New Roman" w:cs="Times New Roman"/>
      <w:b/>
      <w:bCs/>
      <w:color w:val="auto"/>
      <w:kern w:val="32"/>
      <w:sz w:val="24"/>
      <w:szCs w:val="24"/>
    </w:rPr>
  </w:style>
  <w:style w:type="character" w:customStyle="1" w:styleId="Heading1Char">
    <w:name w:val="Heading 1 Char"/>
    <w:basedOn w:val="DefaultParagraphFont"/>
    <w:link w:val="Heading1"/>
    <w:uiPriority w:val="9"/>
    <w:rsid w:val="006821F8"/>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072E95"/>
    <w:pPr>
      <w:spacing w:before="100" w:beforeAutospacing="1" w:after="100" w:afterAutospacing="1"/>
    </w:pPr>
    <w:rPr>
      <w:rFonts w:eastAsia="Times New Roman"/>
      <w:sz w:val="24"/>
      <w:szCs w:val="24"/>
    </w:rPr>
  </w:style>
  <w:style w:type="table" w:styleId="TableGrid">
    <w:name w:val="Table Grid"/>
    <w:basedOn w:val="TableNormal"/>
    <w:uiPriority w:val="59"/>
    <w:rsid w:val="00656D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A2CCC"/>
  </w:style>
  <w:style w:type="character" w:customStyle="1" w:styleId="FootnoteTextChar">
    <w:name w:val="Footnote Text Char"/>
    <w:basedOn w:val="DefaultParagraphFont"/>
    <w:link w:val="FootnoteText"/>
    <w:uiPriority w:val="99"/>
    <w:semiHidden/>
    <w:rsid w:val="002A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35794">
      <w:bodyDiv w:val="1"/>
      <w:marLeft w:val="0"/>
      <w:marRight w:val="0"/>
      <w:marTop w:val="0"/>
      <w:marBottom w:val="0"/>
      <w:divBdr>
        <w:top w:val="none" w:sz="0" w:space="0" w:color="auto"/>
        <w:left w:val="none" w:sz="0" w:space="0" w:color="auto"/>
        <w:bottom w:val="none" w:sz="0" w:space="0" w:color="auto"/>
        <w:right w:val="none" w:sz="0" w:space="0" w:color="auto"/>
      </w:divBdr>
    </w:div>
    <w:div w:id="126365655">
      <w:bodyDiv w:val="1"/>
      <w:marLeft w:val="0"/>
      <w:marRight w:val="0"/>
      <w:marTop w:val="0"/>
      <w:marBottom w:val="0"/>
      <w:divBdr>
        <w:top w:val="none" w:sz="0" w:space="0" w:color="auto"/>
        <w:left w:val="none" w:sz="0" w:space="0" w:color="auto"/>
        <w:bottom w:val="none" w:sz="0" w:space="0" w:color="auto"/>
        <w:right w:val="none" w:sz="0" w:space="0" w:color="auto"/>
      </w:divBdr>
    </w:div>
    <w:div w:id="409231144">
      <w:bodyDiv w:val="1"/>
      <w:marLeft w:val="0"/>
      <w:marRight w:val="0"/>
      <w:marTop w:val="0"/>
      <w:marBottom w:val="0"/>
      <w:divBdr>
        <w:top w:val="none" w:sz="0" w:space="0" w:color="auto"/>
        <w:left w:val="none" w:sz="0" w:space="0" w:color="auto"/>
        <w:bottom w:val="none" w:sz="0" w:space="0" w:color="auto"/>
        <w:right w:val="none" w:sz="0" w:space="0" w:color="auto"/>
      </w:divBdr>
    </w:div>
    <w:div w:id="409934583">
      <w:bodyDiv w:val="1"/>
      <w:marLeft w:val="0"/>
      <w:marRight w:val="0"/>
      <w:marTop w:val="0"/>
      <w:marBottom w:val="0"/>
      <w:divBdr>
        <w:top w:val="none" w:sz="0" w:space="0" w:color="auto"/>
        <w:left w:val="none" w:sz="0" w:space="0" w:color="auto"/>
        <w:bottom w:val="none" w:sz="0" w:space="0" w:color="auto"/>
        <w:right w:val="none" w:sz="0" w:space="0" w:color="auto"/>
      </w:divBdr>
    </w:div>
    <w:div w:id="647247403">
      <w:bodyDiv w:val="1"/>
      <w:marLeft w:val="0"/>
      <w:marRight w:val="0"/>
      <w:marTop w:val="0"/>
      <w:marBottom w:val="0"/>
      <w:divBdr>
        <w:top w:val="none" w:sz="0" w:space="0" w:color="auto"/>
        <w:left w:val="none" w:sz="0" w:space="0" w:color="auto"/>
        <w:bottom w:val="none" w:sz="0" w:space="0" w:color="auto"/>
        <w:right w:val="none" w:sz="0" w:space="0" w:color="auto"/>
      </w:divBdr>
    </w:div>
    <w:div w:id="736559913">
      <w:bodyDiv w:val="1"/>
      <w:marLeft w:val="0"/>
      <w:marRight w:val="0"/>
      <w:marTop w:val="0"/>
      <w:marBottom w:val="0"/>
      <w:divBdr>
        <w:top w:val="none" w:sz="0" w:space="0" w:color="auto"/>
        <w:left w:val="none" w:sz="0" w:space="0" w:color="auto"/>
        <w:bottom w:val="none" w:sz="0" w:space="0" w:color="auto"/>
        <w:right w:val="none" w:sz="0" w:space="0" w:color="auto"/>
      </w:divBdr>
    </w:div>
    <w:div w:id="869731871">
      <w:bodyDiv w:val="1"/>
      <w:marLeft w:val="0"/>
      <w:marRight w:val="0"/>
      <w:marTop w:val="0"/>
      <w:marBottom w:val="0"/>
      <w:divBdr>
        <w:top w:val="none" w:sz="0" w:space="0" w:color="auto"/>
        <w:left w:val="none" w:sz="0" w:space="0" w:color="auto"/>
        <w:bottom w:val="none" w:sz="0" w:space="0" w:color="auto"/>
        <w:right w:val="none" w:sz="0" w:space="0" w:color="auto"/>
      </w:divBdr>
    </w:div>
    <w:div w:id="898174257">
      <w:bodyDiv w:val="1"/>
      <w:marLeft w:val="0"/>
      <w:marRight w:val="0"/>
      <w:marTop w:val="0"/>
      <w:marBottom w:val="0"/>
      <w:divBdr>
        <w:top w:val="none" w:sz="0" w:space="0" w:color="auto"/>
        <w:left w:val="none" w:sz="0" w:space="0" w:color="auto"/>
        <w:bottom w:val="none" w:sz="0" w:space="0" w:color="auto"/>
        <w:right w:val="none" w:sz="0" w:space="0" w:color="auto"/>
      </w:divBdr>
    </w:div>
    <w:div w:id="946738724">
      <w:bodyDiv w:val="1"/>
      <w:marLeft w:val="0"/>
      <w:marRight w:val="0"/>
      <w:marTop w:val="0"/>
      <w:marBottom w:val="0"/>
      <w:divBdr>
        <w:top w:val="none" w:sz="0" w:space="0" w:color="auto"/>
        <w:left w:val="none" w:sz="0" w:space="0" w:color="auto"/>
        <w:bottom w:val="none" w:sz="0" w:space="0" w:color="auto"/>
        <w:right w:val="none" w:sz="0" w:space="0" w:color="auto"/>
      </w:divBdr>
    </w:div>
    <w:div w:id="1000932540">
      <w:bodyDiv w:val="1"/>
      <w:marLeft w:val="0"/>
      <w:marRight w:val="0"/>
      <w:marTop w:val="0"/>
      <w:marBottom w:val="0"/>
      <w:divBdr>
        <w:top w:val="none" w:sz="0" w:space="0" w:color="auto"/>
        <w:left w:val="none" w:sz="0" w:space="0" w:color="auto"/>
        <w:bottom w:val="none" w:sz="0" w:space="0" w:color="auto"/>
        <w:right w:val="none" w:sz="0" w:space="0" w:color="auto"/>
      </w:divBdr>
    </w:div>
    <w:div w:id="1066150813">
      <w:bodyDiv w:val="1"/>
      <w:marLeft w:val="0"/>
      <w:marRight w:val="0"/>
      <w:marTop w:val="0"/>
      <w:marBottom w:val="0"/>
      <w:divBdr>
        <w:top w:val="none" w:sz="0" w:space="0" w:color="auto"/>
        <w:left w:val="none" w:sz="0" w:space="0" w:color="auto"/>
        <w:bottom w:val="none" w:sz="0" w:space="0" w:color="auto"/>
        <w:right w:val="none" w:sz="0" w:space="0" w:color="auto"/>
      </w:divBdr>
    </w:div>
    <w:div w:id="1255094011">
      <w:bodyDiv w:val="1"/>
      <w:marLeft w:val="0"/>
      <w:marRight w:val="0"/>
      <w:marTop w:val="0"/>
      <w:marBottom w:val="0"/>
      <w:divBdr>
        <w:top w:val="none" w:sz="0" w:space="0" w:color="auto"/>
        <w:left w:val="none" w:sz="0" w:space="0" w:color="auto"/>
        <w:bottom w:val="none" w:sz="0" w:space="0" w:color="auto"/>
        <w:right w:val="none" w:sz="0" w:space="0" w:color="auto"/>
      </w:divBdr>
    </w:div>
    <w:div w:id="1341734251">
      <w:bodyDiv w:val="1"/>
      <w:marLeft w:val="0"/>
      <w:marRight w:val="0"/>
      <w:marTop w:val="0"/>
      <w:marBottom w:val="0"/>
      <w:divBdr>
        <w:top w:val="none" w:sz="0" w:space="0" w:color="auto"/>
        <w:left w:val="none" w:sz="0" w:space="0" w:color="auto"/>
        <w:bottom w:val="none" w:sz="0" w:space="0" w:color="auto"/>
        <w:right w:val="none" w:sz="0" w:space="0" w:color="auto"/>
      </w:divBdr>
    </w:div>
    <w:div w:id="1363091200">
      <w:bodyDiv w:val="1"/>
      <w:marLeft w:val="0"/>
      <w:marRight w:val="0"/>
      <w:marTop w:val="0"/>
      <w:marBottom w:val="0"/>
      <w:divBdr>
        <w:top w:val="none" w:sz="0" w:space="0" w:color="auto"/>
        <w:left w:val="none" w:sz="0" w:space="0" w:color="auto"/>
        <w:bottom w:val="none" w:sz="0" w:space="0" w:color="auto"/>
        <w:right w:val="none" w:sz="0" w:space="0" w:color="auto"/>
      </w:divBdr>
    </w:div>
    <w:div w:id="1706713394">
      <w:bodyDiv w:val="1"/>
      <w:marLeft w:val="0"/>
      <w:marRight w:val="0"/>
      <w:marTop w:val="0"/>
      <w:marBottom w:val="0"/>
      <w:divBdr>
        <w:top w:val="none" w:sz="0" w:space="0" w:color="auto"/>
        <w:left w:val="none" w:sz="0" w:space="0" w:color="auto"/>
        <w:bottom w:val="none" w:sz="0" w:space="0" w:color="auto"/>
        <w:right w:val="none" w:sz="0" w:space="0" w:color="auto"/>
      </w:divBdr>
    </w:div>
    <w:div w:id="1714847709">
      <w:bodyDiv w:val="1"/>
      <w:marLeft w:val="0"/>
      <w:marRight w:val="0"/>
      <w:marTop w:val="0"/>
      <w:marBottom w:val="0"/>
      <w:divBdr>
        <w:top w:val="none" w:sz="0" w:space="0" w:color="auto"/>
        <w:left w:val="none" w:sz="0" w:space="0" w:color="auto"/>
        <w:bottom w:val="none" w:sz="0" w:space="0" w:color="auto"/>
        <w:right w:val="none" w:sz="0" w:space="0" w:color="auto"/>
      </w:divBdr>
    </w:div>
    <w:div w:id="1739404511">
      <w:bodyDiv w:val="1"/>
      <w:marLeft w:val="0"/>
      <w:marRight w:val="0"/>
      <w:marTop w:val="0"/>
      <w:marBottom w:val="0"/>
      <w:divBdr>
        <w:top w:val="none" w:sz="0" w:space="0" w:color="auto"/>
        <w:left w:val="none" w:sz="0" w:space="0" w:color="auto"/>
        <w:bottom w:val="none" w:sz="0" w:space="0" w:color="auto"/>
        <w:right w:val="none" w:sz="0" w:space="0" w:color="auto"/>
      </w:divBdr>
    </w:div>
    <w:div w:id="1775398722">
      <w:bodyDiv w:val="1"/>
      <w:marLeft w:val="0"/>
      <w:marRight w:val="0"/>
      <w:marTop w:val="0"/>
      <w:marBottom w:val="0"/>
      <w:divBdr>
        <w:top w:val="none" w:sz="0" w:space="0" w:color="auto"/>
        <w:left w:val="none" w:sz="0" w:space="0" w:color="auto"/>
        <w:bottom w:val="none" w:sz="0" w:space="0" w:color="auto"/>
        <w:right w:val="none" w:sz="0" w:space="0" w:color="auto"/>
      </w:divBdr>
    </w:div>
    <w:div w:id="1836217405">
      <w:bodyDiv w:val="1"/>
      <w:marLeft w:val="0"/>
      <w:marRight w:val="0"/>
      <w:marTop w:val="0"/>
      <w:marBottom w:val="0"/>
      <w:divBdr>
        <w:top w:val="none" w:sz="0" w:space="0" w:color="auto"/>
        <w:left w:val="none" w:sz="0" w:space="0" w:color="auto"/>
        <w:bottom w:val="none" w:sz="0" w:space="0" w:color="auto"/>
        <w:right w:val="none" w:sz="0" w:space="0" w:color="auto"/>
      </w:divBdr>
    </w:div>
    <w:div w:id="1906380092">
      <w:bodyDiv w:val="1"/>
      <w:marLeft w:val="0"/>
      <w:marRight w:val="0"/>
      <w:marTop w:val="0"/>
      <w:marBottom w:val="0"/>
      <w:divBdr>
        <w:top w:val="none" w:sz="0" w:space="0" w:color="auto"/>
        <w:left w:val="none" w:sz="0" w:space="0" w:color="auto"/>
        <w:bottom w:val="none" w:sz="0" w:space="0" w:color="auto"/>
        <w:right w:val="none" w:sz="0" w:space="0" w:color="auto"/>
      </w:divBdr>
    </w:div>
    <w:div w:id="1964843292">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houghton@mit.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rcid.org/0000-0002-6907-6973" TargetMode="External"/><Relationship Id="rId14" Type="http://schemas.openxmlformats.org/officeDocument/2006/relationships/image" Target="media/image2.png"/><Relationship Id="rId22" Type="http://schemas.openxmlformats.org/officeDocument/2006/relationships/hyperlink" Target="https://github.com/JamesPHoughton/interdependent-diffusion" TargetMode="External"/><Relationship Id="rId27" Type="http://schemas.openxmlformats.org/officeDocument/2006/relationships/header" Target="header3.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osf.io/239n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1FB79C-A5E5-024C-9325-0CB7163546D7}">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BF3FC-A6C0-D84E-BAB5-03BE4813C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37</Pages>
  <Words>7808</Words>
  <Characters>44507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52211</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dc:description/>
  <cp:lastModifiedBy>James</cp:lastModifiedBy>
  <cp:revision>3</cp:revision>
  <cp:lastPrinted>2020-09-16T20:56:00Z</cp:lastPrinted>
  <dcterms:created xsi:type="dcterms:W3CDTF">2020-09-16T20:56:00Z</dcterms:created>
  <dcterms:modified xsi:type="dcterms:W3CDTF">2020-09-17T13:19:00Z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documentId_5356</vt:lpwstr>
  </property>
</Properties>
</file>